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0AC3F" w14:textId="5B153A08" w:rsidR="00AA6B0F" w:rsidRPr="00467570" w:rsidRDefault="00561303" w:rsidP="00AB35B9">
      <w:pPr>
        <w:pStyle w:val="DocHead"/>
        <w:spacing w:before="0" w:line="240" w:lineRule="exact"/>
        <w:ind w:left="-119" w:right="-136" w:firstLine="119"/>
        <w:rPr>
          <w:color w:val="FF0000"/>
        </w:rPr>
      </w:pPr>
      <w:r w:rsidRPr="00467570">
        <w:rPr>
          <w:color w:val="FF0000"/>
        </w:rPr>
        <w:t>Tec Nano 2019</w:t>
      </w:r>
    </w:p>
    <w:p w14:paraId="17C37684" w14:textId="48DC04A7" w:rsidR="00FF7482" w:rsidRPr="00467570" w:rsidRDefault="00A5605E" w:rsidP="00FF7482">
      <w:pPr>
        <w:pStyle w:val="Els-Title"/>
      </w:pPr>
      <w:r w:rsidRPr="00467570">
        <w:t>Pyrolytic Carbon</w:t>
      </w:r>
      <w:r>
        <w:t xml:space="preserve"> from </w:t>
      </w:r>
      <w:r w:rsidR="0065721C">
        <w:t>Novolac Epoxy Resin</w:t>
      </w:r>
      <w:r w:rsidR="001714F9">
        <w:t xml:space="preserve"> </w:t>
      </w:r>
      <w:r w:rsidR="0065721C">
        <w:t>Compressed before Photocrosslinking and Pyrolysis</w:t>
      </w:r>
      <w:r w:rsidR="001714F9">
        <w:t xml:space="preserve"> </w:t>
      </w:r>
    </w:p>
    <w:p w14:paraId="2F80AC41" w14:textId="32403452" w:rsidR="00AA6B0F" w:rsidRPr="00B17D82" w:rsidRDefault="001820F8" w:rsidP="00AB35B9">
      <w:pPr>
        <w:pStyle w:val="Els-Author"/>
        <w:ind w:right="2"/>
        <w:rPr>
          <w:lang w:val="es-ES" w:eastAsia="zh-CN"/>
        </w:rPr>
      </w:pPr>
      <w:r w:rsidRPr="00B17D82">
        <w:rPr>
          <w:lang w:val="es-ES"/>
        </w:rPr>
        <w:t>Saeed Beigi-Boroujeni</w:t>
      </w:r>
      <w:r w:rsidR="003E579A" w:rsidRPr="00B17D82">
        <w:rPr>
          <w:vertAlign w:val="superscript"/>
          <w:lang w:val="es-ES"/>
        </w:rPr>
        <w:t>1</w:t>
      </w:r>
      <w:r w:rsidRPr="00B17D82">
        <w:rPr>
          <w:lang w:val="es-ES"/>
        </w:rPr>
        <w:t>, Osamu Katagiri-Tanaka</w:t>
      </w:r>
      <w:r w:rsidR="003E579A" w:rsidRPr="00B17D82">
        <w:rPr>
          <w:vertAlign w:val="superscript"/>
          <w:lang w:val="es-ES"/>
        </w:rPr>
        <w:t>1</w:t>
      </w:r>
      <w:r w:rsidRPr="00B17D82">
        <w:rPr>
          <w:lang w:val="es-ES"/>
        </w:rPr>
        <w:t xml:space="preserve">, </w:t>
      </w:r>
      <w:r w:rsidR="00407CDA">
        <w:rPr>
          <w:lang w:val="es-ES"/>
        </w:rPr>
        <w:t>Braulio Cardenas-Benitez</w:t>
      </w:r>
      <w:r w:rsidR="00407CDA" w:rsidRPr="00B17D82">
        <w:rPr>
          <w:vertAlign w:val="superscript"/>
          <w:lang w:val="es-ES"/>
        </w:rPr>
        <w:t>1</w:t>
      </w:r>
      <w:r w:rsidR="00407CDA">
        <w:rPr>
          <w:lang w:val="es-ES"/>
        </w:rPr>
        <w:t>, Sergio O. Martinez-Chapa</w:t>
      </w:r>
      <w:r w:rsidR="00407CDA" w:rsidRPr="00B17D82">
        <w:rPr>
          <w:vertAlign w:val="superscript"/>
          <w:lang w:val="es-ES"/>
        </w:rPr>
        <w:t>1</w:t>
      </w:r>
      <w:r w:rsidR="00407CDA">
        <w:rPr>
          <w:lang w:val="es-ES"/>
        </w:rPr>
        <w:t xml:space="preserve">, </w:t>
      </w:r>
      <w:r w:rsidRPr="00B17D82">
        <w:rPr>
          <w:lang w:val="es-ES"/>
        </w:rPr>
        <w:t>Alan Aguirre-Soto</w:t>
      </w:r>
      <w:r w:rsidR="00AA6B0F" w:rsidRPr="00467570">
        <w:rPr>
          <w:vertAlign w:val="superscript"/>
        </w:rPr>
        <w:footnoteReference w:id="1"/>
      </w:r>
      <w:r w:rsidR="003E579A" w:rsidRPr="00B17D82">
        <w:rPr>
          <w:vertAlign w:val="superscript"/>
          <w:lang w:val="es-ES"/>
        </w:rPr>
        <w:t>,*</w:t>
      </w:r>
    </w:p>
    <w:p w14:paraId="2F80AC43" w14:textId="2167CA66" w:rsidR="00AA6B0F" w:rsidRPr="00467570" w:rsidRDefault="003E579A" w:rsidP="00D436F6">
      <w:pPr>
        <w:pStyle w:val="Els-Affiliation"/>
      </w:pPr>
      <w:r w:rsidRPr="00467570">
        <w:rPr>
          <w:iCs/>
          <w:vertAlign w:val="superscript"/>
        </w:rPr>
        <w:t>1</w:t>
      </w:r>
      <w:r w:rsidR="00E014FE" w:rsidRPr="00467570">
        <w:t>Tecnologico de Monterrey,</w:t>
      </w:r>
      <w:r w:rsidR="00B524A5" w:rsidRPr="00467570">
        <w:t xml:space="preserve"> School of Engineering and Science</w:t>
      </w:r>
      <w:r w:rsidR="00371E5E">
        <w:t>s</w:t>
      </w:r>
      <w:r w:rsidR="00B524A5" w:rsidRPr="00467570">
        <w:t>,</w:t>
      </w:r>
      <w:r w:rsidR="00E014FE" w:rsidRPr="00467570">
        <w:t xml:space="preserve"> Av. Eugenio Garza Sada Sur, Monterrey, 2501, N.L., Mexico</w:t>
      </w:r>
      <w:r w:rsidR="00455CAA" w:rsidRPr="00467570">
        <w:t>.</w:t>
      </w:r>
    </w:p>
    <w:p w14:paraId="2F80AC44" w14:textId="77777777" w:rsidR="00AA6B0F" w:rsidRPr="00467570" w:rsidRDefault="00AA6B0F" w:rsidP="00AB35B9">
      <w:pPr>
        <w:pStyle w:val="Els-Abstract-head"/>
        <w:spacing w:before="200"/>
      </w:pPr>
      <w:r w:rsidRPr="00467570">
        <w:t>Abstract</w:t>
      </w:r>
    </w:p>
    <w:p w14:paraId="2F80AC45" w14:textId="70DF9D0D" w:rsidR="00AA6B0F" w:rsidRPr="00467570" w:rsidRDefault="00447068" w:rsidP="00AB35B9">
      <w:pPr>
        <w:pStyle w:val="Els-Abstract-text"/>
        <w:tabs>
          <w:tab w:val="center" w:pos="4677"/>
        </w:tabs>
      </w:pPr>
      <w:r w:rsidRPr="00467570">
        <w:t>The so-called SU</w:t>
      </w:r>
      <w:r w:rsidR="003B1F9C" w:rsidRPr="00467570">
        <w:t>-</w:t>
      </w:r>
      <w:r w:rsidR="00B0629E" w:rsidRPr="00467570">
        <w:t>8 formulatio</w:t>
      </w:r>
      <w:r w:rsidR="00151460">
        <w:t>n,</w:t>
      </w:r>
      <w:r w:rsidR="00B0629E" w:rsidRPr="00467570">
        <w:t xml:space="preserve"> originally designed as a </w:t>
      </w:r>
      <w:r w:rsidR="00D83B22" w:rsidRPr="00467570">
        <w:t>negative photoresist</w:t>
      </w:r>
      <w:r w:rsidR="007732F1">
        <w:t>,</w:t>
      </w:r>
      <w:r w:rsidR="00B0629E" w:rsidRPr="00467570">
        <w:t xml:space="preserve"> has become the gold stand</w:t>
      </w:r>
      <w:r w:rsidR="00D83B22" w:rsidRPr="00467570">
        <w:t>ard for</w:t>
      </w:r>
      <w:r w:rsidR="00994A91" w:rsidRPr="00467570">
        <w:t xml:space="preserve"> the fabrication of micro</w:t>
      </w:r>
      <w:r w:rsidR="00B0629E" w:rsidRPr="00467570">
        <w:t>electromechani</w:t>
      </w:r>
      <w:r w:rsidR="00CB2854" w:rsidRPr="00467570">
        <w:t>cal systems (MEMS) due</w:t>
      </w:r>
      <w:r w:rsidR="00B0629E" w:rsidRPr="00467570">
        <w:t xml:space="preserve"> to</w:t>
      </w:r>
      <w:r w:rsidR="00917A3E">
        <w:t xml:space="preserve"> its relatively </w:t>
      </w:r>
      <w:r w:rsidR="000C4BE6">
        <w:t>versatile processability</w:t>
      </w:r>
      <w:r w:rsidR="00917A3E">
        <w:t xml:space="preserve"> and to the unique set of properties </w:t>
      </w:r>
      <w:r w:rsidR="007B0E95">
        <w:t xml:space="preserve">of </w:t>
      </w:r>
      <w:r w:rsidR="00543247">
        <w:t xml:space="preserve">the </w:t>
      </w:r>
      <w:r w:rsidR="00917A3E">
        <w:t>carbon</w:t>
      </w:r>
      <w:r w:rsidR="007B0E95">
        <w:t xml:space="preserve"> </w:t>
      </w:r>
      <w:r w:rsidR="00B0629E" w:rsidRPr="00467570">
        <w:t xml:space="preserve">obtained </w:t>
      </w:r>
      <w:r w:rsidR="00C621DC">
        <w:t>from</w:t>
      </w:r>
      <w:r w:rsidR="00B0629E" w:rsidRPr="00467570">
        <w:t xml:space="preserve"> </w:t>
      </w:r>
      <w:r w:rsidR="00803E6C" w:rsidRPr="00467570">
        <w:t>pyrolysis</w:t>
      </w:r>
      <w:r w:rsidR="006B420F" w:rsidRPr="00467570">
        <w:t xml:space="preserve"> of the </w:t>
      </w:r>
      <w:r w:rsidR="000B4E79" w:rsidRPr="00467570">
        <w:t xml:space="preserve">patternable </w:t>
      </w:r>
      <w:r w:rsidR="006B420F" w:rsidRPr="00467570">
        <w:t>Bis-</w:t>
      </w:r>
      <w:r w:rsidR="00B0629E" w:rsidRPr="00467570">
        <w:t>Phenol A Novolac Epoxy (BPNE) oligomer</w:t>
      </w:r>
      <w:r w:rsidR="00C2650D" w:rsidRPr="00467570">
        <w:t xml:space="preserve"> </w:t>
      </w:r>
      <w:r w:rsidR="00332A4F">
        <w:t xml:space="preserve">contained </w:t>
      </w:r>
      <w:r w:rsidR="00C2650D" w:rsidRPr="00467570">
        <w:t>therein. Here, we investigate</w:t>
      </w:r>
      <w:r w:rsidR="00B0629E" w:rsidRPr="00467570">
        <w:t xml:space="preserve"> the possibility of increasing</w:t>
      </w:r>
      <w:r w:rsidR="00D83B22" w:rsidRPr="00467570">
        <w:t xml:space="preserve"> the</w:t>
      </w:r>
      <w:r w:rsidR="0069091A">
        <w:t xml:space="preserve"> degree of</w:t>
      </w:r>
      <w:r w:rsidR="00D83B22" w:rsidRPr="00467570">
        <w:t xml:space="preserve"> </w:t>
      </w:r>
      <w:r w:rsidR="00162245">
        <w:t xml:space="preserve">graphitization and </w:t>
      </w:r>
      <w:r w:rsidR="00D83B22" w:rsidRPr="00467570">
        <w:t xml:space="preserve">electrical conductivity </w:t>
      </w:r>
      <w:r w:rsidR="00043024">
        <w:t>of BPNE-derived carbon</w:t>
      </w:r>
      <w:r w:rsidR="00C621DC">
        <w:t xml:space="preserve"> </w:t>
      </w:r>
      <w:r w:rsidR="00D83B22" w:rsidRPr="00467570">
        <w:t>by</w:t>
      </w:r>
      <w:r w:rsidR="007708B9" w:rsidRPr="00467570">
        <w:t xml:space="preserve"> </w:t>
      </w:r>
      <w:r w:rsidR="00B0629E" w:rsidRPr="00467570">
        <w:t>mechanical</w:t>
      </w:r>
      <w:r w:rsidR="00D83B22" w:rsidRPr="00467570">
        <w:t>ly</w:t>
      </w:r>
      <w:r w:rsidR="00B0629E" w:rsidRPr="00467570">
        <w:t xml:space="preserve"> compressi</w:t>
      </w:r>
      <w:r w:rsidR="00D83B22" w:rsidRPr="00467570">
        <w:t xml:space="preserve">ng the </w:t>
      </w:r>
      <w:r w:rsidR="00DB20E9" w:rsidRPr="00467570">
        <w:t>uncured oligomer</w:t>
      </w:r>
      <w:r w:rsidR="000612D6">
        <w:t xml:space="preserve"> pre-pyrolysis</w:t>
      </w:r>
      <w:r w:rsidR="00B0629E" w:rsidRPr="00467570">
        <w:t>. BPNE sheets were casted, compressed and photocrosslinked to “freeze” the material in a strained configuration</w:t>
      </w:r>
      <w:r w:rsidR="000612D6">
        <w:t xml:space="preserve"> </w:t>
      </w:r>
      <w:r w:rsidR="0037413A">
        <w:t>before carbonization</w:t>
      </w:r>
      <w:r w:rsidR="00B0629E" w:rsidRPr="00467570">
        <w:t>. The electri</w:t>
      </w:r>
      <w:r w:rsidR="00803E6C" w:rsidRPr="00467570">
        <w:t>cal</w:t>
      </w:r>
      <w:r w:rsidR="00B17D82">
        <w:t xml:space="preserve"> sheet </w:t>
      </w:r>
      <w:r w:rsidR="000F55BA">
        <w:t>resistance</w:t>
      </w:r>
      <w:r w:rsidR="00803E6C" w:rsidRPr="00467570">
        <w:t xml:space="preserve"> was</w:t>
      </w:r>
      <w:r w:rsidR="00DB20E9" w:rsidRPr="00467570">
        <w:t xml:space="preserve"> </w:t>
      </w:r>
      <w:r w:rsidR="00332A4F">
        <w:t>determined</w:t>
      </w:r>
      <w:r w:rsidR="00DB20E9" w:rsidRPr="00467570">
        <w:t xml:space="preserve"> using</w:t>
      </w:r>
      <w:r w:rsidR="00A06DC2" w:rsidRPr="00467570">
        <w:t xml:space="preserve"> </w:t>
      </w:r>
      <w:r w:rsidR="000F55BA">
        <w:t xml:space="preserve">the </w:t>
      </w:r>
      <w:r w:rsidR="00A06DC2" w:rsidRPr="00467570">
        <w:t xml:space="preserve">four-point </w:t>
      </w:r>
      <w:r w:rsidR="00B0629E" w:rsidRPr="00467570">
        <w:t xml:space="preserve">probe </w:t>
      </w:r>
      <w:r w:rsidR="000F55BA">
        <w:t>technique</w:t>
      </w:r>
      <w:r w:rsidR="00AC5ED0" w:rsidRPr="00467570">
        <w:t>. The</w:t>
      </w:r>
      <w:r w:rsidR="00B0629E" w:rsidRPr="00467570">
        <w:t xml:space="preserve"> </w:t>
      </w:r>
      <w:r w:rsidR="00AC5ED0" w:rsidRPr="00467570">
        <w:t>relative sp</w:t>
      </w:r>
      <w:r w:rsidR="00AC5ED0" w:rsidRPr="00467570">
        <w:rPr>
          <w:vertAlign w:val="superscript"/>
        </w:rPr>
        <w:t>2</w:t>
      </w:r>
      <w:r w:rsidR="00AC5ED0" w:rsidRPr="00467570">
        <w:t>/sp</w:t>
      </w:r>
      <w:r w:rsidR="00AC5ED0" w:rsidRPr="00467570">
        <w:rPr>
          <w:vertAlign w:val="superscript"/>
        </w:rPr>
        <w:t>3</w:t>
      </w:r>
      <w:r w:rsidR="00AC5ED0" w:rsidRPr="00467570">
        <w:t xml:space="preserve"> content</w:t>
      </w:r>
      <w:r w:rsidR="00B0629E" w:rsidRPr="00467570">
        <w:t xml:space="preserve"> and the degree of crystall</w:t>
      </w:r>
      <w:r w:rsidR="00C2650D" w:rsidRPr="00467570">
        <w:t>inity were</w:t>
      </w:r>
      <w:r w:rsidR="00332A4F">
        <w:t xml:space="preserve"> compared</w:t>
      </w:r>
      <w:r w:rsidR="00C2650D" w:rsidRPr="00467570">
        <w:t xml:space="preserve"> by</w:t>
      </w:r>
      <w:r w:rsidR="006B1634" w:rsidRPr="00467570">
        <w:t xml:space="preserve"> Raman</w:t>
      </w:r>
      <w:r w:rsidR="00C2650D" w:rsidRPr="00467570">
        <w:t xml:space="preserve"> and XRD</w:t>
      </w:r>
      <w:r w:rsidR="006B1634" w:rsidRPr="00467570">
        <w:t xml:space="preserve"> spectroscopy</w:t>
      </w:r>
      <w:r w:rsidR="006B420F" w:rsidRPr="00467570">
        <w:t>. I</w:t>
      </w:r>
      <w:r w:rsidR="00B0629E" w:rsidRPr="00467570">
        <w:t>t was hypothesized that applying compressive load</w:t>
      </w:r>
      <w:r w:rsidR="006B420F" w:rsidRPr="00467570">
        <w:t>s</w:t>
      </w:r>
      <w:r w:rsidR="006F4155" w:rsidRPr="00467570">
        <w:t xml:space="preserve"> of up to 2000 kg </w:t>
      </w:r>
      <w:r w:rsidR="007708B9" w:rsidRPr="00467570">
        <w:t>at 90˚C would suffice to</w:t>
      </w:r>
      <w:r w:rsidR="00B0629E" w:rsidRPr="00467570">
        <w:t xml:space="preserve"> increase the </w:t>
      </w:r>
      <w:r w:rsidR="00700B78" w:rsidRPr="00467570">
        <w:t xml:space="preserve">crystallite size and </w:t>
      </w:r>
      <w:r w:rsidR="00830B8D" w:rsidRPr="00467570">
        <w:t xml:space="preserve">the </w:t>
      </w:r>
      <w:r w:rsidR="00780835">
        <w:t>mesoscale order</w:t>
      </w:r>
      <w:r w:rsidR="00332A4F">
        <w:t xml:space="preserve"> of</w:t>
      </w:r>
      <w:r w:rsidR="00D0621D">
        <w:t xml:space="preserve"> the</w:t>
      </w:r>
      <w:r w:rsidR="00FD5A8C">
        <w:t xml:space="preserve"> percolated </w:t>
      </w:r>
      <w:r w:rsidR="000C4BE6">
        <w:t xml:space="preserve">graphenic </w:t>
      </w:r>
      <w:r w:rsidR="00332A4F">
        <w:t xml:space="preserve">carbon </w:t>
      </w:r>
      <w:r w:rsidR="00FD5A8C">
        <w:t>network</w:t>
      </w:r>
      <w:r w:rsidR="00B0629E" w:rsidRPr="00467570">
        <w:t xml:space="preserve"> </w:t>
      </w:r>
      <w:r w:rsidR="000C3B3B" w:rsidRPr="00467570">
        <w:t>by</w:t>
      </w:r>
      <w:r w:rsidR="0070041D">
        <w:t xml:space="preserve"> promoting the</w:t>
      </w:r>
      <w:r w:rsidR="006B420F" w:rsidRPr="00467570">
        <w:t xml:space="preserve"> alignment of the </w:t>
      </w:r>
      <w:r w:rsidR="00A026B9" w:rsidRPr="00467570">
        <w:t xml:space="preserve">aromatic segments </w:t>
      </w:r>
      <w:r w:rsidR="00700B78" w:rsidRPr="00467570">
        <w:t>from the</w:t>
      </w:r>
      <w:r w:rsidR="00A026B9" w:rsidRPr="00467570">
        <w:t xml:space="preserve"> phenolic </w:t>
      </w:r>
      <w:r w:rsidR="00011C25" w:rsidRPr="00467570">
        <w:t>groups</w:t>
      </w:r>
      <w:r w:rsidR="00B94768">
        <w:t xml:space="preserve"> before pyrolysis</w:t>
      </w:r>
      <w:r w:rsidR="00AC5ED0" w:rsidRPr="00467570">
        <w:t xml:space="preserve">. However, negligible </w:t>
      </w:r>
      <w:r w:rsidR="00807C51" w:rsidRPr="00467570">
        <w:t>variations</w:t>
      </w:r>
      <w:r w:rsidR="006B420F" w:rsidRPr="00467570">
        <w:t xml:space="preserve"> in</w:t>
      </w:r>
      <w:r w:rsidR="00974D8C">
        <w:t xml:space="preserve"> the resistivity</w:t>
      </w:r>
      <w:r w:rsidR="00656DD5">
        <w:t xml:space="preserve"> and </w:t>
      </w:r>
      <w:r w:rsidR="006B420F" w:rsidRPr="00467570">
        <w:t>sp</w:t>
      </w:r>
      <w:r w:rsidR="006B420F" w:rsidRPr="00467570">
        <w:rPr>
          <w:vertAlign w:val="superscript"/>
        </w:rPr>
        <w:t>2</w:t>
      </w:r>
      <w:r w:rsidR="00656DD5">
        <w:t xml:space="preserve">-carbon microstructural features </w:t>
      </w:r>
      <w:r w:rsidR="00AC5ED0" w:rsidRPr="00467570">
        <w:t>were observed</w:t>
      </w:r>
      <w:r w:rsidR="006B420F" w:rsidRPr="00467570">
        <w:t xml:space="preserve"> </w:t>
      </w:r>
      <w:r w:rsidR="00DB20E9" w:rsidRPr="00467570">
        <w:t>when compressin</w:t>
      </w:r>
      <w:r w:rsidR="00332A4F">
        <w:t>g</w:t>
      </w:r>
      <w:r w:rsidR="00DB20E9" w:rsidRPr="00467570">
        <w:t xml:space="preserve"> </w:t>
      </w:r>
      <w:r w:rsidR="00384509">
        <w:t>millimetric</w:t>
      </w:r>
      <w:r w:rsidR="00332A4F">
        <w:t xml:space="preserve"> </w:t>
      </w:r>
      <w:r w:rsidR="00DB20E9" w:rsidRPr="00467570">
        <w:t>sheets</w:t>
      </w:r>
      <w:r w:rsidR="00332A4F">
        <w:t xml:space="preserve"> of BPNE</w:t>
      </w:r>
      <w:r w:rsidR="00DB20E9" w:rsidRPr="00467570">
        <w:t xml:space="preserve"> as compared to</w:t>
      </w:r>
      <w:r w:rsidR="00332A4F">
        <w:t xml:space="preserve"> uncompressed</w:t>
      </w:r>
      <w:r w:rsidR="00DB20E9" w:rsidRPr="00467570">
        <w:t xml:space="preserve"> samples</w:t>
      </w:r>
      <w:r w:rsidR="006B420F" w:rsidRPr="00467570">
        <w:t>, suggesting</w:t>
      </w:r>
      <w:r w:rsidR="006F4155" w:rsidRPr="00467570">
        <w:t xml:space="preserve"> that</w:t>
      </w:r>
      <w:r w:rsidR="006B420F" w:rsidRPr="00467570">
        <w:t xml:space="preserve"> higher </w:t>
      </w:r>
      <w:r w:rsidR="00332A4F">
        <w:t>forces</w:t>
      </w:r>
      <w:r w:rsidR="006B420F" w:rsidRPr="00467570">
        <w:t xml:space="preserve"> </w:t>
      </w:r>
      <w:r w:rsidR="00584F4D">
        <w:t>and</w:t>
      </w:r>
      <w:r w:rsidR="006B420F" w:rsidRPr="00467570">
        <w:t xml:space="preserve"> </w:t>
      </w:r>
      <w:r w:rsidR="00AC5ED0" w:rsidRPr="00467570">
        <w:t>temperatures may be required to</w:t>
      </w:r>
      <w:r w:rsidR="008C5AD2" w:rsidRPr="00467570">
        <w:t xml:space="preserve"> </w:t>
      </w:r>
      <w:r w:rsidR="00807C51" w:rsidRPr="00467570">
        <w:t>synthesize</w:t>
      </w:r>
      <w:r w:rsidR="00332A4F">
        <w:t xml:space="preserve"> BPNE-derived</w:t>
      </w:r>
      <w:r w:rsidR="00807C51" w:rsidRPr="00467570">
        <w:t xml:space="preserve"> glass-like carbon</w:t>
      </w:r>
      <w:r w:rsidR="00084975" w:rsidRPr="00467570">
        <w:t xml:space="preserve"> material</w:t>
      </w:r>
      <w:r w:rsidR="00A037A8">
        <w:t>s</w:t>
      </w:r>
      <w:r w:rsidR="00084975" w:rsidRPr="00467570">
        <w:t xml:space="preserve"> with</w:t>
      </w:r>
      <w:r w:rsidR="000612D6">
        <w:t xml:space="preserve"> a</w:t>
      </w:r>
      <w:r w:rsidR="00084975" w:rsidRPr="00467570">
        <w:t xml:space="preserve"> slightly more graphitic character</w:t>
      </w:r>
      <w:r w:rsidR="00B0629E" w:rsidRPr="00467570">
        <w:t>.</w:t>
      </w:r>
    </w:p>
    <w:p w14:paraId="2F80AC46" w14:textId="77777777" w:rsidR="00D807F6" w:rsidRPr="00467570" w:rsidRDefault="00D807F6" w:rsidP="00D807F6">
      <w:pPr>
        <w:rPr>
          <w:color w:val="FF0000"/>
          <w:lang w:val="en-US"/>
        </w:rPr>
      </w:pPr>
      <w:r w:rsidRPr="00467570">
        <w:rPr>
          <w:color w:val="FF0000"/>
          <w:lang w:val="en-US"/>
        </w:rPr>
        <w:t>[copyright information to be updated in production process]</w:t>
      </w:r>
    </w:p>
    <w:p w14:paraId="2F80AC48" w14:textId="465D3319" w:rsidR="00D807F6" w:rsidRPr="00467570" w:rsidRDefault="00D807F6" w:rsidP="0094785F">
      <w:pPr>
        <w:spacing w:before="240"/>
        <w:rPr>
          <w:i/>
          <w:lang w:val="en-US"/>
        </w:rPr>
      </w:pPr>
      <w:r w:rsidRPr="00467570">
        <w:rPr>
          <w:i/>
          <w:lang w:val="en-US"/>
        </w:rPr>
        <w:t xml:space="preserve">Keywords: </w:t>
      </w:r>
      <w:r w:rsidR="000861F0" w:rsidRPr="00467570">
        <w:rPr>
          <w:i/>
          <w:lang w:val="en-US"/>
        </w:rPr>
        <w:t>SU</w:t>
      </w:r>
      <w:r w:rsidR="00CB2854" w:rsidRPr="00467570">
        <w:rPr>
          <w:i/>
          <w:lang w:val="en-US"/>
        </w:rPr>
        <w:t>-</w:t>
      </w:r>
      <w:r w:rsidR="005D4AE4" w:rsidRPr="00467570">
        <w:rPr>
          <w:i/>
          <w:lang w:val="en-US"/>
        </w:rPr>
        <w:t xml:space="preserve">8 photoresist; Epoxy </w:t>
      </w:r>
      <w:r w:rsidR="001F694D">
        <w:rPr>
          <w:i/>
          <w:lang w:val="en-US"/>
        </w:rPr>
        <w:t>resin</w:t>
      </w:r>
      <w:r w:rsidR="005D4AE4" w:rsidRPr="00467570">
        <w:rPr>
          <w:i/>
          <w:lang w:val="en-US"/>
        </w:rPr>
        <w:t>; Cationic photopolymerization; Stress-induced graphitization; Pyrolysis; Carbon materials</w:t>
      </w:r>
      <w:r w:rsidR="00814770">
        <w:rPr>
          <w:i/>
          <w:lang w:val="en-US"/>
        </w:rPr>
        <w:t>.</w:t>
      </w:r>
    </w:p>
    <w:p w14:paraId="554892BA" w14:textId="77777777" w:rsidR="005B5DA6" w:rsidRPr="00467570" w:rsidRDefault="005B5DA6" w:rsidP="002D095C">
      <w:pPr>
        <w:pStyle w:val="Els-1storder-head"/>
      </w:pPr>
      <w:r w:rsidRPr="00467570">
        <w:t>Introduction</w:t>
      </w:r>
    </w:p>
    <w:p w14:paraId="094FFDDE" w14:textId="6B96F28B" w:rsidR="00F72913" w:rsidRPr="00467570" w:rsidRDefault="0072274F" w:rsidP="0094785F">
      <w:pPr>
        <w:pStyle w:val="Els-body-text"/>
        <w:spacing w:after="240"/>
      </w:pPr>
      <w:r w:rsidRPr="00467570">
        <w:t>C</w:t>
      </w:r>
      <w:r w:rsidR="00CB2854" w:rsidRPr="00467570">
        <w:t>arbon materials are uniquely interesting in t</w:t>
      </w:r>
      <w:r w:rsidR="0031746D" w:rsidRPr="00467570">
        <w:t>hat from a seemingly simple paradigm</w:t>
      </w:r>
      <w:r w:rsidR="00CB2854" w:rsidRPr="00467570">
        <w:t xml:space="preserve">, heating organic matter, a broad range of complex structures </w:t>
      </w:r>
      <w:r w:rsidR="006245FF" w:rsidRPr="00467570">
        <w:t>emerge, each</w:t>
      </w:r>
      <w:r w:rsidR="00CB2854" w:rsidRPr="00467570">
        <w:t xml:space="preserve"> </w:t>
      </w:r>
      <w:r w:rsidR="006245FF" w:rsidRPr="00467570">
        <w:t>displaying a</w:t>
      </w:r>
      <w:r w:rsidR="00CB2854" w:rsidRPr="00467570">
        <w:t xml:space="preserve"> </w:t>
      </w:r>
      <w:r w:rsidR="000036CE" w:rsidRPr="00467570">
        <w:t xml:space="preserve">unique </w:t>
      </w:r>
      <w:r w:rsidR="000F7A0B" w:rsidRPr="00467570">
        <w:t>set of properties</w:t>
      </w:r>
      <w:r w:rsidR="000036CE" w:rsidRPr="00467570">
        <w:t xml:space="preserve">. It is </w:t>
      </w:r>
      <w:r w:rsidR="007F2828" w:rsidRPr="00467570">
        <w:t>an epitome</w:t>
      </w:r>
      <w:r w:rsidR="000036CE" w:rsidRPr="00467570">
        <w:t xml:space="preserve"> of how compl</w:t>
      </w:r>
      <w:r w:rsidR="00A4322A" w:rsidRPr="00467570">
        <w:t>exity and diversity arise in N</w:t>
      </w:r>
      <w:r w:rsidR="000036CE" w:rsidRPr="00467570">
        <w:t xml:space="preserve">ature from a single building unit with a </w:t>
      </w:r>
      <w:r w:rsidR="00A978CE" w:rsidRPr="00467570">
        <w:t>relatively</w:t>
      </w:r>
      <w:r w:rsidR="000036CE" w:rsidRPr="00467570">
        <w:t xml:space="preserve"> small set of rules in</w:t>
      </w:r>
      <w:r w:rsidR="007F2828" w:rsidRPr="00467570">
        <w:t>volve</w:t>
      </w:r>
      <w:r w:rsidR="00334058" w:rsidRPr="00467570">
        <w:t>d</w:t>
      </w:r>
      <w:r w:rsidR="007F2828" w:rsidRPr="00467570">
        <w:t xml:space="preserve"> in</w:t>
      </w:r>
      <w:r w:rsidR="000036CE" w:rsidRPr="00467570">
        <w:t xml:space="preserve"> its </w:t>
      </w:r>
      <w:r w:rsidR="0031746D" w:rsidRPr="00467570">
        <w:t>transformation</w:t>
      </w:r>
      <w:r w:rsidR="000036CE" w:rsidRPr="00467570">
        <w:t xml:space="preserve">. </w:t>
      </w:r>
      <w:r w:rsidR="007F2828" w:rsidRPr="00467570">
        <w:t>P</w:t>
      </w:r>
      <w:r w:rsidR="00964436" w:rsidRPr="00467570">
        <w:t>recisely</w:t>
      </w:r>
      <w:r w:rsidR="007F2828" w:rsidRPr="00467570">
        <w:t xml:space="preserve"> this phenomenon</w:t>
      </w:r>
      <w:r w:rsidR="00493428">
        <w:t xml:space="preserve"> </w:t>
      </w:r>
      <w:r w:rsidR="009F48EB">
        <w:t xml:space="preserve">is what </w:t>
      </w:r>
      <w:r w:rsidR="00493428">
        <w:t>has</w:t>
      </w:r>
      <w:r w:rsidR="00964436" w:rsidRPr="00467570">
        <w:t xml:space="preserve"> gained the attention of many trying to</w:t>
      </w:r>
      <w:r w:rsidR="0031746D" w:rsidRPr="00467570">
        <w:t xml:space="preserve"> find the </w:t>
      </w:r>
      <w:r w:rsidR="007F2828" w:rsidRPr="00467570">
        <w:t>“</w:t>
      </w:r>
      <w:r w:rsidR="0031746D" w:rsidRPr="00467570">
        <w:t>ultimate</w:t>
      </w:r>
      <w:r w:rsidR="007F2828" w:rsidRPr="00467570">
        <w:t>”</w:t>
      </w:r>
      <w:r w:rsidR="0031746D" w:rsidRPr="00467570">
        <w:t xml:space="preserve"> material</w:t>
      </w:r>
      <w:r w:rsidR="007F2828" w:rsidRPr="00467570">
        <w:t>,</w:t>
      </w:r>
      <w:r w:rsidR="0031746D" w:rsidRPr="00467570">
        <w:t xml:space="preserve"> while</w:t>
      </w:r>
      <w:r w:rsidR="00493428" w:rsidRPr="00467570">
        <w:t>, somewhat ironically,</w:t>
      </w:r>
      <w:r w:rsidR="0031746D" w:rsidRPr="00467570">
        <w:t xml:space="preserve"> </w:t>
      </w:r>
      <w:r w:rsidR="007F2828" w:rsidRPr="00467570">
        <w:t>mak</w:t>
      </w:r>
      <w:r w:rsidR="009F48EB">
        <w:t>es</w:t>
      </w:r>
      <w:r w:rsidR="007F2828" w:rsidRPr="00467570">
        <w:t xml:space="preserve"> it remarkably difficult to </w:t>
      </w:r>
      <w:r w:rsidR="00FD565B">
        <w:t xml:space="preserve">controllably </w:t>
      </w:r>
      <w:r w:rsidR="00B70AA1">
        <w:t>yield a carbon material with a desired</w:t>
      </w:r>
      <w:r w:rsidR="005852CB" w:rsidRPr="00467570">
        <w:t xml:space="preserve"> </w:t>
      </w:r>
      <w:r w:rsidR="00FD565B">
        <w:t>set of</w:t>
      </w:r>
      <w:r w:rsidR="005852CB" w:rsidRPr="00467570">
        <w:t xml:space="preserve"> properties</w:t>
      </w:r>
      <w:r w:rsidR="00964436" w:rsidRPr="00467570">
        <w:t>.</w:t>
      </w:r>
      <w:r w:rsidR="00B138B1" w:rsidRPr="00467570">
        <w:t xml:space="preserve"> </w:t>
      </w:r>
      <w:r w:rsidR="00FD565B">
        <w:t>C</w:t>
      </w:r>
      <w:r w:rsidR="007F2828" w:rsidRPr="00467570">
        <w:t>arbon</w:t>
      </w:r>
      <w:r w:rsidR="00FD565B">
        <w:t xml:space="preserve"> materials </w:t>
      </w:r>
      <w:r w:rsidR="007F2828" w:rsidRPr="00467570">
        <w:t xml:space="preserve">exhibit </w:t>
      </w:r>
      <w:r w:rsidR="00334058" w:rsidRPr="00467570">
        <w:t>complexity as</w:t>
      </w:r>
      <w:r w:rsidR="001573D2" w:rsidRPr="00467570">
        <w:t xml:space="preserve"> a collection of</w:t>
      </w:r>
      <w:r w:rsidR="00334058" w:rsidRPr="00467570">
        <w:t xml:space="preserve"> degrees of freedom</w:t>
      </w:r>
      <w:r w:rsidR="007A640E">
        <w:t xml:space="preserve"> at multiple scales</w:t>
      </w:r>
      <w:r w:rsidR="001573D2" w:rsidRPr="00467570">
        <w:t xml:space="preserve"> varying through </w:t>
      </w:r>
      <w:r w:rsidR="000549CC">
        <w:t xml:space="preserve">a </w:t>
      </w:r>
      <w:r w:rsidR="001573D2" w:rsidRPr="00467570">
        <w:t>multidimensional continu</w:t>
      </w:r>
      <w:r w:rsidR="000549CC">
        <w:t>um</w:t>
      </w:r>
      <w:r w:rsidR="001573D2" w:rsidRPr="00467570">
        <w:t>, where the precise values of each one</w:t>
      </w:r>
      <w:r w:rsidR="001B6D3B">
        <w:t xml:space="preserve"> of them</w:t>
      </w:r>
      <w:r w:rsidR="001573D2" w:rsidRPr="00467570">
        <w:t xml:space="preserve"> </w:t>
      </w:r>
      <w:r w:rsidR="002E1A4F">
        <w:t>contributes to</w:t>
      </w:r>
      <w:r w:rsidR="00334058" w:rsidRPr="00467570">
        <w:t xml:space="preserve"> the unique set o</w:t>
      </w:r>
      <w:r w:rsidR="001573D2" w:rsidRPr="00467570">
        <w:t>f</w:t>
      </w:r>
      <w:r w:rsidR="00334058" w:rsidRPr="00467570">
        <w:t xml:space="preserve"> properties</w:t>
      </w:r>
      <w:r w:rsidR="001573D2" w:rsidRPr="00467570">
        <w:t xml:space="preserve"> </w:t>
      </w:r>
      <w:r w:rsidR="001B6D3B">
        <w:t>that</w:t>
      </w:r>
      <w:r w:rsidR="005852CB" w:rsidRPr="00467570">
        <w:t xml:space="preserve"> characterize</w:t>
      </w:r>
      <w:r w:rsidR="001573D2" w:rsidRPr="00467570">
        <w:t xml:space="preserve"> the material</w:t>
      </w:r>
      <w:r w:rsidR="007F2828" w:rsidRPr="00467570">
        <w:t>.</w:t>
      </w:r>
      <w:r w:rsidR="00334058" w:rsidRPr="00467570">
        <w:t xml:space="preserve"> Some of the most important features from the molecular to the mesoscale </w:t>
      </w:r>
      <w:r w:rsidR="001573D2" w:rsidRPr="00467570">
        <w:t>are</w:t>
      </w:r>
      <w:r w:rsidR="00334058" w:rsidRPr="00467570">
        <w:t xml:space="preserve"> hybridization, </w:t>
      </w:r>
      <w:r w:rsidR="007A640E">
        <w:t>crystallite size</w:t>
      </w:r>
      <w:r w:rsidR="00334058" w:rsidRPr="00467570">
        <w:t xml:space="preserve">, </w:t>
      </w:r>
      <w:r w:rsidR="007A640E">
        <w:t>percolation</w:t>
      </w:r>
      <w:r w:rsidR="00334058" w:rsidRPr="00467570">
        <w:t>,</w:t>
      </w:r>
      <w:r w:rsidR="00DB7580" w:rsidRPr="00467570">
        <w:t xml:space="preserve"> anisotropy,</w:t>
      </w:r>
      <w:r w:rsidR="00334058" w:rsidRPr="00467570">
        <w:t xml:space="preserve"> </w:t>
      </w:r>
      <w:r w:rsidR="00FD16D8">
        <w:t>impurities</w:t>
      </w:r>
      <w:r w:rsidR="008C7F63">
        <w:t>/imperfections</w:t>
      </w:r>
      <w:r w:rsidR="001573D2" w:rsidRPr="00467570">
        <w:t>,</w:t>
      </w:r>
      <w:r w:rsidR="00334058" w:rsidRPr="00467570">
        <w:t xml:space="preserve"> and porosity. The combination </w:t>
      </w:r>
      <w:r w:rsidR="00DB7580" w:rsidRPr="00467570">
        <w:t>of the</w:t>
      </w:r>
      <w:r w:rsidR="00370AB3">
        <w:t>se</w:t>
      </w:r>
      <w:r w:rsidR="00DB7580" w:rsidRPr="00467570">
        <w:t xml:space="preserve"> intertwined multiscal</w:t>
      </w:r>
      <w:r w:rsidR="005852CB" w:rsidRPr="00467570">
        <w:t>e</w:t>
      </w:r>
      <w:r w:rsidR="00DB7580" w:rsidRPr="00467570">
        <w:t xml:space="preserve"> </w:t>
      </w:r>
      <w:r w:rsidR="00670FFD">
        <w:t>features leads</w:t>
      </w:r>
      <w:r w:rsidR="00DB7580" w:rsidRPr="00467570">
        <w:t xml:space="preserve"> to the </w:t>
      </w:r>
      <w:r w:rsidR="001573D2" w:rsidRPr="00467570">
        <w:t xml:space="preserve">broad </w:t>
      </w:r>
      <w:r w:rsidR="00DB7580" w:rsidRPr="00467570">
        <w:t>spectrum of macroscopic characteristics that</w:t>
      </w:r>
      <w:r w:rsidR="00232CCF">
        <w:t xml:space="preserve"> constitute</w:t>
      </w:r>
      <w:r w:rsidR="003B1A0D">
        <w:t xml:space="preserve"> the</w:t>
      </w:r>
      <w:r w:rsidR="00DB7580" w:rsidRPr="00467570">
        <w:t xml:space="preserve"> profile or </w:t>
      </w:r>
      <w:r w:rsidR="00370AB3">
        <w:t>“</w:t>
      </w:r>
      <w:r w:rsidR="00DB7580" w:rsidRPr="00467570">
        <w:t>fingerprint</w:t>
      </w:r>
      <w:r w:rsidR="00370AB3">
        <w:t>”</w:t>
      </w:r>
      <w:r w:rsidR="00773B1B">
        <w:t xml:space="preserve"> </w:t>
      </w:r>
      <w:r w:rsidR="00DA13E5">
        <w:t>of</w:t>
      </w:r>
      <w:r w:rsidR="00773B1B">
        <w:t xml:space="preserve"> the</w:t>
      </w:r>
      <w:r w:rsidR="006F68EF">
        <w:t xml:space="preserve"> carbon </w:t>
      </w:r>
      <w:r w:rsidR="00DB7580" w:rsidRPr="00467570">
        <w:t>material. For instance, carbon materials with a range of chemical inertness</w:t>
      </w:r>
      <w:r w:rsidR="00295CD4" w:rsidRPr="00467570">
        <w:t>,</w:t>
      </w:r>
      <w:r w:rsidR="00D705B9" w:rsidRPr="00467570">
        <w:t xml:space="preserve"> </w:t>
      </w:r>
      <w:r w:rsidR="005B5DA6" w:rsidRPr="00467570">
        <w:t xml:space="preserve">electrical conductivity, </w:t>
      </w:r>
      <w:r w:rsidR="00E85BB0" w:rsidRPr="00467570">
        <w:t>mechanical strength,</w:t>
      </w:r>
      <w:r w:rsidR="00295CD4" w:rsidRPr="00467570">
        <w:t xml:space="preserve"> </w:t>
      </w:r>
      <w:r w:rsidR="005B5DA6" w:rsidRPr="00467570">
        <w:t xml:space="preserve">optical </w:t>
      </w:r>
      <w:r w:rsidR="00DB7580" w:rsidRPr="00467570">
        <w:t>transparency, and</w:t>
      </w:r>
      <w:r w:rsidR="00D705B9" w:rsidRPr="00467570">
        <w:t xml:space="preserve"> </w:t>
      </w:r>
      <w:r w:rsidR="005B5DA6" w:rsidRPr="00467570">
        <w:t>electrochemical stability</w:t>
      </w:r>
      <w:r w:rsidR="00DB7580" w:rsidRPr="00467570">
        <w:t xml:space="preserve"> have been </w:t>
      </w:r>
      <w:r w:rsidR="00DB7580" w:rsidRPr="00467570">
        <w:lastRenderedPageBreak/>
        <w:t>synthesized and employed for various purposes</w:t>
      </w:r>
      <w:r w:rsidR="005B5DA6" w:rsidRPr="00467570">
        <w:t xml:space="preserve"> </w:t>
      </w:r>
      <w:r w:rsidR="005B5DA6" w:rsidRPr="00467570">
        <w:fldChar w:fldCharType="begin" w:fldLock="1"/>
      </w:r>
      <w:r w:rsidR="002B101A">
        <w:instrText>ADDIN CSL_CITATION {"citationItems":[{"id":"ITEM-1","itemData":{"DOI":"10.1021/cr068076m","ISSN":"0009-2665","author":[{"dropping-particle":"","family":"McCreery","given":"Richard L.","non-dropping-particle":"","parse-names":false,"suffix":""}],"container-title":"Chemical Reviews","id":"ITEM-1","issue":"7","issued":{"date-parts":[["2008","7"]]},"page":"2646-2687","title":"Advanced Carbon Electrode Materials for Molecular Electrochemistry","type":"article-journal","volume":"108"},"uris":["http://www.mendeley.com/documents/?uuid=4705f81c-6499-41ab-8120-46d2b3d28c72"]},{"id":"ITEM-2","itemData":{"DOI":"10.1002/anie.201101174","ISSN":"14337851","abstract":"There can be only one: In their Nobel Reviews, the laureates tell the story about the ever changing, exciting scientific pathways that eventually-for example, with the aid of simple adhesive tape-led them to the discovery of graphene. Graphene is a carbon monolayer with almost magical abilities, including exceptional strength, stability, and electronic properties, with massless Dirac fermions as charge carriers. Copyright © 2011 WILEY-VCH Verlag GmbH &amp; Co. KGaA, Weinheim.","author":[{"dropping-particle":"","family":"Geim","given":"Andre K.","non-dropping-particle":"","parse-names":false,"suffix":""}],"container-title":"Angewandte Chemie International Edition","id":"ITEM-2","issue":"31","issued":{"date-parts":[["2011","7"]]},"page":"6966-6985","title":"Random Walk to Graphene (Nobel Lecture)","type":"article-journal","volume":"50"},"uris":["http://www.mendeley.com/documents/?uuid=8688d191-5b1e-4135-98b0-d73237f9a4a1"]},{"id":"ITEM-3","itemData":{"DOI":"10.1021/cr900070d","ISSN":"0009-2665","author":[{"dropping-particle":"","family":"Allen","given":"Matthew J.","non-dropping-particle":"","parse-names":false,"suffix":""},{"dropping-particle":"","family":"Tung","given":"Vincent C.","non-dropping-particle":"","parse-names":false,"suffix":""},{"dropping-particle":"","family":"Kaner","given":"Richard B.","non-dropping-particle":"","parse-names":false,"suffix":""}],"container-title":"Chemical Reviews","id":"ITEM-3","issue":"1","issued":{"date-parts":[["2010","1"]]},"page":"132-145","title":"Honeycomb Carbon: A Review of Graphene","type":"article-journal","volume":"110"},"uris":["http://www.mendeley.com/documents/?uuid=c4c77397-a2ba-4b52-809d-739e9c735a38"]},{"id":"ITEM-4","itemData":{"DOI":"10.1002/adma.201001068","ISSN":"09359648","PMID":"20706983","abstract":"There is intense interest in graphene in fields such as physics, chemistry, and materials science, among others. Interest in graphene's exceptional physical properties, chemical tunability, and potential for applications has generated thousands of publications and an accelerating pace of research, making review of such research timely. Here is an overview of the synthesis, properties, and applications of graphene and related materials (primarily, graphite oxide and its colloidal suspensions and materials made from them), from a materials science perspective. © 2010 WILEY-VCH Verlag GmbH &amp; Co. KGaA.","author":[{"dropping-particle":"","family":"Zhu","given":"Yanwu","non-dropping-particle":"","parse-names":false,"suffix":""},{"dropping-particle":"","family":"Murali","given":"Shanthi","non-dropping-particle":"","parse-names":false,"suffix":""},{"dropping-particle":"","family":"Cai","given":"Weiwei","non-dropping-particle":"","parse-names":false,"suffix":""},{"dropping-particle":"","family":"Li","given":"Xuesong","non-dropping-particle":"","parse-names":false,"suffix":""},{"dropping-particle":"","family":"Suk","given":"Ji Won","non-dropping-particle":"","parse-names":false,"suffix":""},{"dropping-particle":"","family":"Potts","given":"Jeffrey R.","non-dropping-particle":"","parse-names":false,"suffix":""},{"dropping-particle":"","family":"Ruoff","given":"Rodney S.","non-dropping-particle":"","parse-names":false,"suffix":""}],"container-title":"Advanced Materials","id":"ITEM-4","issue":"35","issued":{"date-parts":[["2010","9"]]},"page":"3906-3924","title":"Graphene and Graphene Oxide: Synthesis, Properties, and Applications","type":"article-journal","volume":"22"},"uris":["http://www.mendeley.com/documents/?uuid=dbf22de5-f618-4c95-89ef-e4db123da096"]},{"id":"ITEM-5","itemData":{"DOI":"10.1098/rsta.2007.2157","ISSN":"1364-503X","abstract":"We discuss various scattering mechanisms for Dirac fermions in single-layer graphene. It is shown that scattering on a short-range potential (e.g. due to neutral impurities) is mostly irrelevant for electronic quality of graphene, which is likely to be controlled by charged impurities and ripples (microscopic corrugations of a graphene sheet). The latter are an inherent feature of graphene due to its two-dimensional nature and can also be an important factor in defining the electron mean-free path. We show that certain types of ripples create a long-range scattering potential, similar to Coulomb scatterers, and result in charge-carrier mobility practically independent of carrier concentration, in agreement with experimental observations. © 2007 The Royal Society.","author":[{"dropping-particle":"","family":"Katsnelson","given":"M.I","non-dropping-particle":"","parse-names":false,"suffix":""},{"dropping-particle":"","family":"Geim","given":"A.K","non-dropping-particle":"","parse-names":false,"suffix":""}],"container-title":"Philosophical Transactions of the Royal Society A: Mathematical, Physical and Engineering Sciences","id":"ITEM-5","issue":"1863","issued":{"date-parts":[["2008","1"]]},"page":"195-204","title":"Electron scattering on microscopic corrugations in graphene","type":"article-journal","volume":"366"},"uris":["http://www.mendeley.com/documents/?uuid=8f13d0f4-3c48-4a13-a2e5-6d6e6c6b27a3"]},{"id":"ITEM-6","itemData":{"DOI":"10.1126/science.1158180","ISSN":"0036-8075","abstract":"Advances in synthesizing graphene offer opportunities for making novel materials for nanoelectronics and many other applications.","author":[{"dropping-particle":"","family":"Li","given":"Dan","non-dropping-particle":"","parse-names":false,"suffix":""},{"dropping-particle":"","family":"Kaner","given":"Richard B.","non-dropping-particle":"","parse-names":false,"suffix":""}],"container-title":"Science","id":"ITEM-6","issue":"5880","issued":{"date-parts":[["2008","5"]]},"page":"1170-1171","title":"MATERIALS SCIENCE: Graphene-Based Materials","type":"article-journal","volume":"320"},"uris":["http://www.mendeley.com/documents/?uuid=6e90a7cd-9756-4417-96e3-280a05c3df56"]},{"id":"ITEM-7","itemData":{"DOI":"10.1038/nmat1849","ISBN":"9783319703299","ISSN":"1476-1122","abstract":"The Rise of Victimhood Culture offers a framework for understanding recent moral conflicts at U.S. universities, which have bled into society at large. These are not the familiar clashes between liberals and conservatives or the religious and the secular: instead, they are clashes between a new moral culture-victimhood culture-and a more traditional culture of dignity. Even as students increasingly demand trigger warnings and “safe spaces,” many young people are quick to police the words and deeds of others, who in turn claim that political correctness has run amok. Interestingly, members of both camps often consider themselves victims of the other. In tracking the rise of victimhood culture, Bradley Campbell and Jason Manning help to decode an often dizzying cultural milieu, from campus riots over conservative speakers and debates around free speech to the election of Donald Trump.","author":[{"dropping-particle":"","family":"Geim","given":"A. K.","non-dropping-particle":"","parse-names":false,"suffix":""},{"dropping-particle":"","family":"Novoselov","given":"K. S.","non-dropping-particle":"","parse-names":false,"suffix":""}],"container-title":"Nature Materials","id":"ITEM-7","issue":"3","issued":{"date-parts":[["2007","3"]]},"page":"183-191","title":"The rise of graphene","type":"article-journal","volume":"6"},"uris":["http://www.mendeley.com/documents/?uuid=1cd7bc5f-785e-4ebb-a17f-78d9fce06024"]},{"id":"ITEM-8","itemData":{"DOI":"10.1126/science.1158877","ISSN":"0036-8075","author":[{"dropping-particle":"","family":"Geim","given":"A K","non-dropping-particle":"","parse-names":false,"suffix":""}],"container-title":"Science","id":"ITEM-8","issue":"5934","issued":{"date-parts":[["2009","6"]]},"page":"1530-1534","title":"Graphene: Status and Prospects","type":"article-journal","volume":"324"},"uris":["http://www.mendeley.com/documents/?uuid=cdc02296-901c-4a29-94e0-e74eb5cdc256"]}],"mendeley":{"formattedCitation":"[1–8]","plainTextFormattedCitation":"[1–8]","previouslyFormattedCitation":"[1–8]"},"properties":{"noteIndex":0},"schema":"https://github.com/citation-style-language/schema/raw/master/csl-citation.json"}</w:instrText>
      </w:r>
      <w:r w:rsidR="005B5DA6" w:rsidRPr="00467570">
        <w:fldChar w:fldCharType="separate"/>
      </w:r>
      <w:r w:rsidR="005B5DA6" w:rsidRPr="00467570">
        <w:rPr>
          <w:noProof/>
        </w:rPr>
        <w:t>[1–8]</w:t>
      </w:r>
      <w:r w:rsidR="005B5DA6" w:rsidRPr="00467570">
        <w:fldChar w:fldCharType="end"/>
      </w:r>
      <w:r w:rsidR="00DB7580" w:rsidRPr="00467570">
        <w:t>. This article focuses</w:t>
      </w:r>
      <w:r w:rsidR="001573D2" w:rsidRPr="00467570">
        <w:t xml:space="preserve"> its</w:t>
      </w:r>
      <w:r w:rsidR="00DB7580" w:rsidRPr="00467570">
        <w:t xml:space="preserve"> discussion </w:t>
      </w:r>
      <w:r w:rsidR="00A9319C" w:rsidRPr="00467570">
        <w:t>on</w:t>
      </w:r>
      <w:r w:rsidR="001573D2" w:rsidRPr="00467570">
        <w:t xml:space="preserve"> material</w:t>
      </w:r>
      <w:r w:rsidR="00A9319C" w:rsidRPr="00467570">
        <w:t>s</w:t>
      </w:r>
      <w:r w:rsidR="001573D2" w:rsidRPr="00467570">
        <w:t xml:space="preserve"> found in between</w:t>
      </w:r>
      <w:r w:rsidR="00946804" w:rsidRPr="00467570">
        <w:t xml:space="preserve"> </w:t>
      </w:r>
      <w:r w:rsidR="00DB7580" w:rsidRPr="00467570">
        <w:t>two</w:t>
      </w:r>
      <w:r w:rsidR="001573D2" w:rsidRPr="00467570">
        <w:t xml:space="preserve"> of</w:t>
      </w:r>
      <w:r w:rsidR="00946804" w:rsidRPr="00467570">
        <w:t xml:space="preserve"> the various</w:t>
      </w:r>
      <w:r w:rsidR="00CE6236">
        <w:t xml:space="preserve"> possible categories</w:t>
      </w:r>
      <w:r w:rsidR="00DB7580" w:rsidRPr="00467570">
        <w:t xml:space="preserve">, namely the so-called glass-like and graphite-like </w:t>
      </w:r>
      <w:r w:rsidR="00DE3F0C" w:rsidRPr="00467570">
        <w:t xml:space="preserve">families of </w:t>
      </w:r>
      <w:r w:rsidR="00DB7580" w:rsidRPr="00467570">
        <w:t>carbon materials</w:t>
      </w:r>
      <w:r w:rsidR="00AB2588" w:rsidRPr="00467570">
        <w:t>,</w:t>
      </w:r>
      <w:r w:rsidR="00F20428" w:rsidRPr="00467570">
        <w:t xml:space="preserve"> often</w:t>
      </w:r>
      <w:r w:rsidR="00AB2588" w:rsidRPr="00467570">
        <w:t xml:space="preserve"> grouped</w:t>
      </w:r>
      <w:r w:rsidR="00F20428" w:rsidRPr="00467570">
        <w:t xml:space="preserve"> </w:t>
      </w:r>
      <w:r w:rsidR="00543247">
        <w:t>in</w:t>
      </w:r>
      <w:r w:rsidR="00AB2588" w:rsidRPr="00467570">
        <w:t xml:space="preserve"> </w:t>
      </w:r>
      <w:r w:rsidR="00543247">
        <w:t xml:space="preserve">the </w:t>
      </w:r>
      <w:r w:rsidR="00AB2588" w:rsidRPr="00467570">
        <w:t>pyrolytic carbon</w:t>
      </w:r>
      <w:r w:rsidR="00BB47C5" w:rsidRPr="00467570">
        <w:t>s</w:t>
      </w:r>
      <w:r w:rsidR="00543247">
        <w:t xml:space="preserve"> class</w:t>
      </w:r>
      <w:r w:rsidR="00DB7580" w:rsidRPr="00467570">
        <w:t xml:space="preserve">. </w:t>
      </w:r>
      <w:r w:rsidR="008937B8" w:rsidRPr="00467570">
        <w:t>Here, w</w:t>
      </w:r>
      <w:r w:rsidR="00DB7580" w:rsidRPr="00467570">
        <w:t xml:space="preserve">e jump between </w:t>
      </w:r>
      <w:r w:rsidR="001573D2" w:rsidRPr="00467570">
        <w:t>both</w:t>
      </w:r>
      <w:r w:rsidR="00DB7580" w:rsidRPr="00467570">
        <w:t xml:space="preserve"> classes of carbon materials as we </w:t>
      </w:r>
      <w:r w:rsidR="00772118" w:rsidRPr="00467570">
        <w:t>investigate</w:t>
      </w:r>
      <w:r w:rsidR="00DB7580" w:rsidRPr="00467570">
        <w:t xml:space="preserve"> the possibility of</w:t>
      </w:r>
      <w:r w:rsidR="00DE3F0C" w:rsidRPr="00467570">
        <w:t xml:space="preserve"> altering</w:t>
      </w:r>
      <w:r w:rsidR="00DB7580" w:rsidRPr="00467570">
        <w:t xml:space="preserve"> the profile of </w:t>
      </w:r>
      <w:r w:rsidR="0073007E">
        <w:t>a</w:t>
      </w:r>
      <w:r w:rsidR="00AD556C" w:rsidRPr="00467570">
        <w:t xml:space="preserve"> </w:t>
      </w:r>
      <w:r w:rsidR="00DB7580" w:rsidRPr="00467570">
        <w:t xml:space="preserve">typical glass-like material by giving it </w:t>
      </w:r>
      <w:r w:rsidR="00DE3F0C" w:rsidRPr="00467570">
        <w:t>a slightly more graphitic character</w:t>
      </w:r>
      <w:r w:rsidR="003D58AB" w:rsidRPr="00467570">
        <w:t xml:space="preserve">. </w:t>
      </w:r>
    </w:p>
    <w:p w14:paraId="7852E989" w14:textId="3F6A83D5" w:rsidR="00C4413B" w:rsidRPr="00467570" w:rsidRDefault="00DE3D98" w:rsidP="006C0E35">
      <w:pPr>
        <w:pStyle w:val="Els-body-text"/>
        <w:spacing w:after="240"/>
      </w:pPr>
      <w:r w:rsidRPr="00467570">
        <w:t>The</w:t>
      </w:r>
      <w:r w:rsidR="00AB4B43">
        <w:t xml:space="preserve"> chemical inertness,</w:t>
      </w:r>
      <w:r w:rsidRPr="00467570">
        <w:t xml:space="preserve"> electrical conductivity</w:t>
      </w:r>
      <w:r w:rsidR="00AB4B43">
        <w:t xml:space="preserve"> and electrochemical properties</w:t>
      </w:r>
      <w:r w:rsidRPr="00467570">
        <w:t xml:space="preserve"> of </w:t>
      </w:r>
      <w:r w:rsidR="00E16FB0">
        <w:t xml:space="preserve">some </w:t>
      </w:r>
      <w:r w:rsidRPr="00467570">
        <w:t>pyrolytic carbon materials ha</w:t>
      </w:r>
      <w:r w:rsidR="00AB4B43">
        <w:t>ve</w:t>
      </w:r>
      <w:r w:rsidRPr="00467570">
        <w:t xml:space="preserve"> made them popular as potential candidates to replace silicon in components for microelectromechanical</w:t>
      </w:r>
      <w:r w:rsidR="00F31326">
        <w:t xml:space="preserve"> </w:t>
      </w:r>
      <w:r w:rsidR="00F31326" w:rsidRPr="00467570">
        <w:t>systems</w:t>
      </w:r>
      <w:r w:rsidRPr="00467570">
        <w:t xml:space="preserve"> (MEMS): sensors, batteries, capacitors, and transistors </w:t>
      </w:r>
      <w:r w:rsidRPr="00467570">
        <w:fldChar w:fldCharType="begin" w:fldLock="1"/>
      </w:r>
      <w:r w:rsidR="002B101A">
        <w:instrText>ADDIN CSL_CITATION {"citationItems":[{"id":"ITEM-1","itemData":{"DOI":"10.1021/jp060936f","ISSN":"1520-6106","PMID":"16640401","abstract":"A process is described to produce single sheets of functionalized graphene through thermal exfoliation of graphite oxide. The process yields a wrinkled sheet structure resulting from reaction sites involved in oxidation and reduction processes. The topological features of single sheets, as measured by atomic force microscopy, closely match predictions of first-principles atomistic modeling. Although graphite oxide is an insulator, functionalized graphene produced by this method is electrically conducting. © 2006 American Chemical Society.","author":[{"dropping-particle":"","family":"Schniepp","given":"Hannes C.","non-dropping-particle":"","parse-names":false,"suffix":""},{"dropping-particle":"","family":"Li","given":"Je-Luen","non-dropping-particle":"","parse-names":false,"suffix":""},{"dropping-particle":"","family":"McAllister","given":"Michael J.","non-dropping-particle":"","parse-names":false,"suffix":""},{"dropping-particle":"","family":"Sai","given":"Hiroaki","non-dropping-particle":"","parse-names":false,"suffix":""},{"dropping-particle":"","family":"Herrera-Alonso","given":"Margarita","non-dropping-particle":"","parse-names":false,"suffix":""},{"dropping-particle":"","family":"Adamson","given":"Douglas H.","non-dropping-particle":"","parse-names":false,"suffix":""},{"dropping-particle":"","family":"Prud'homme","given":"Robert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A.","non-dropping-particle":"","parse-names":false,"suffix":""}],"container-title":"The Journal of Physical Chemistry B","id":"ITEM-1","issue":"17","issued":{"date-parts":[["2006","5"]]},"page":"8535-8539","title":"Functionalized Single Graphene Sheets Derived from Splitting Graphite Oxide","type":"article-journal","volume":"110"},"uris":["http://www.mendeley.com/documents/?uuid=6ac0418d-f58f-4230-a50b-5519fd593ee8"]},{"id":"ITEM-2","itemData":{"DOI":"10.1021/nn800457s","ISSN":"1936-0851","abstract":"We probe the bending characteristics of functionalized graphene sheets with the tip of an atomic force microscope. Individual sheets are transformed from a flat into a folded configuration. Sheets can be reversibly folded and unfolded multiple times, and the folding always occurs at the same location. This observation suggests that the folding and bending behavior of the sheets is dominated by pre-existing kink (or even fault) lines consisting of defects and/or functional groups. © 2008 American Chemical Society.","author":[{"dropping-particle":"","family":"Schniepp","given":"Hannes C.","non-dropping-particle":"","parse-names":false,"suffix":""},{"dropping-particle":"","family":"Kudin","given":"Konstantin N.","non-dropping-particle":"","parse-names":false,"suffix":""},{"dropping-particle":"","family":"Li","given":"Je-Luen","non-dropping-particle":"","parse-names":false,"suffix":""},{"dropping-particle":"","family":"Prud’homme","given":"Robert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A.","non-dropping-particle":"","parse-names":false,"suffix":""}],"container-title":"ACS Nano","id":"ITEM-2","issue":"12","issued":{"date-parts":[["2008","12"]]},"page":"2577-2584","title":"Bending Properties of Single Functionalized Graphene Sheets Probed by Atomic Force Microscopy","type":"article-journal","volume":"2"},"uris":["http://www.mendeley.com/documents/?uuid=5bf10bc3-e613-428c-ac17-0eb8f30ef9f0"]},{"id":"ITEM-3","itemData":{"DOI":"10.1126/science.1216744","ISSN":"0036-8075","PMID":"22422977","abstract":"Although electrochemical capacitors (ECs), also known as supercapacitors or ultracapacitors, charge and discharge faster than batteries, they are still limited by low energy densities and slow rate capabilities. We used a standard LightScribe DVD optical drive to do the direct laser reduction of graphite oxide films to graphene. The produced films are mechanically robust, show high electrical conductivity (1738 siemens per meter) and specific surface area (1520 square meters per gram), and can thus be used directly as EC electrodes without the need for binders or current collectors, as is the case for conventional ECs. Devices made with these electrodes exhibit ultrahigh energy density values in different electrolytes while maintaining the high power density and excellent cycle stability of ECs. Moreover, these ECs maintain excellent electrochemical attributes under high mechanical stress and thus hold promise for high-power, flexible electronics.","author":[{"dropping-particle":"","family":"El-Kady","given":"Maher F.","non-dropping-particle":"","parse-names":false,"suffix":""},{"dropping-particle":"","family":"Strong","given":"Veronica","non-dropping-particle":"","parse-names":false,"suffix":""},{"dropping-particle":"","family":"Dubin","given":"Sergey","non-dropping-particle":"","parse-names":false,"suffix":""},{"dropping-particle":"","family":"Kaner","given":"Richard B.","non-dropping-particle":"","parse-names":false,"suffix":""}],"container-title":"Science","id":"ITEM-3","issue":"6074","issued":{"date-parts":[["2012","3"]]},"page":"1326-1330","title":"Laser Scribing of High-Performance and Flexible Graphene-Based Electrochemical Capacitors","type":"article-journal","volume":"335"},"uris":["http://www.mendeley.com/documents/?uuid=b3754459-85ff-43a1-93d1-cdff977bfc99"]}],"mendeley":{"formattedCitation":"[9–11]","plainTextFormattedCitation":"[9–11]","previouslyFormattedCitation":"[9–11]"},"properties":{"noteIndex":0},"schema":"https://github.com/citation-style-language/schema/raw/master/csl-citation.json"}</w:instrText>
      </w:r>
      <w:r w:rsidRPr="00467570">
        <w:fldChar w:fldCharType="separate"/>
      </w:r>
      <w:r w:rsidRPr="00467570">
        <w:rPr>
          <w:noProof/>
        </w:rPr>
        <w:t>[9–11]</w:t>
      </w:r>
      <w:r w:rsidRPr="00467570">
        <w:fldChar w:fldCharType="end"/>
      </w:r>
      <w:r w:rsidRPr="00467570">
        <w:t>. Glass-like carbon materials</w:t>
      </w:r>
      <w:r w:rsidR="000771C4">
        <w:t>,</w:t>
      </w:r>
      <w:r w:rsidRPr="00467570">
        <w:t xml:space="preserve"> specifically</w:t>
      </w:r>
      <w:r w:rsidR="000771C4">
        <w:t>,</w:t>
      </w:r>
      <w:r w:rsidRPr="00467570">
        <w:t xml:space="preserve"> are attractive from a practical point of view given their characteristic combination of electrochemical stability</w:t>
      </w:r>
      <w:r w:rsidR="006D057B" w:rsidRPr="00467570">
        <w:t>, redox</w:t>
      </w:r>
      <w:r w:rsidRPr="00467570">
        <w:t xml:space="preserve"> potentials</w:t>
      </w:r>
      <w:r w:rsidR="006D057B" w:rsidRPr="00467570">
        <w:t xml:space="preserve">, </w:t>
      </w:r>
      <w:r w:rsidRPr="00467570">
        <w:t>thermal</w:t>
      </w:r>
      <w:r w:rsidR="00C76B5C" w:rsidRPr="00467570">
        <w:t xml:space="preserve"> resistanc</w:t>
      </w:r>
      <w:r w:rsidR="00ED2F6D">
        <w:t>e,</w:t>
      </w:r>
      <w:r w:rsidRPr="00467570">
        <w:t xml:space="preserve"> electrical conductivity</w:t>
      </w:r>
      <w:r w:rsidR="00ED2F6D">
        <w:t xml:space="preserve"> and biocompatibility</w:t>
      </w:r>
      <w:r w:rsidR="00AB4B43">
        <w:t>, as well as the</w:t>
      </w:r>
      <w:r w:rsidR="003D3421">
        <w:t>ir</w:t>
      </w:r>
      <w:r w:rsidR="00AB4B43">
        <w:t xml:space="preserve"> relatively low-cost fabrication methods</w:t>
      </w:r>
      <w:r w:rsidRPr="00467570">
        <w:t xml:space="preserve">. </w:t>
      </w:r>
      <w:r w:rsidR="00F86C2C" w:rsidRPr="00467570">
        <w:t>Therefore</w:t>
      </w:r>
      <w:r w:rsidRPr="00467570">
        <w:t xml:space="preserve">, a substantial amount of research has been dedicated to the investigation of </w:t>
      </w:r>
      <w:r w:rsidR="00E16FB0">
        <w:t xml:space="preserve">cost-effective </w:t>
      </w:r>
      <w:r w:rsidRPr="00467570">
        <w:t>methods to fine</w:t>
      </w:r>
      <w:r w:rsidR="00AB4B43">
        <w:t>-</w:t>
      </w:r>
      <w:r w:rsidRPr="00467570">
        <w:t>tune the properties of glass-like carbon materials</w:t>
      </w:r>
      <w:r w:rsidR="007A640E">
        <w:t xml:space="preserve">, to extend the library of glass-like carbon precursors, </w:t>
      </w:r>
      <w:r w:rsidR="00E16FB0">
        <w:t>and</w:t>
      </w:r>
      <w:r w:rsidRPr="00467570">
        <w:t xml:space="preserve"> </w:t>
      </w:r>
      <w:r w:rsidR="000771C4">
        <w:t xml:space="preserve">to </w:t>
      </w:r>
      <w:r w:rsidR="007A640E">
        <w:t>expand the applications of these materials</w:t>
      </w:r>
      <w:r w:rsidRPr="00467570">
        <w:t xml:space="preserve">. </w:t>
      </w:r>
      <w:r w:rsidR="00A83635" w:rsidRPr="00467570">
        <w:t xml:space="preserve">Our long-term goal is to synthesize carbon materials with </w:t>
      </w:r>
      <w:r w:rsidR="00CC3155">
        <w:t>a</w:t>
      </w:r>
      <w:r w:rsidR="00A83635" w:rsidRPr="00467570">
        <w:t xml:space="preserve"> </w:t>
      </w:r>
      <w:r w:rsidR="00E362D7" w:rsidRPr="00467570">
        <w:t>set</w:t>
      </w:r>
      <w:r w:rsidR="00A83635" w:rsidRPr="00467570">
        <w:t xml:space="preserve"> of properties</w:t>
      </w:r>
      <w:r w:rsidR="00AB4B43">
        <w:t xml:space="preserve"> </w:t>
      </w:r>
      <w:r w:rsidR="00A83635" w:rsidRPr="00467570">
        <w:t xml:space="preserve">suitable for </w:t>
      </w:r>
      <w:r w:rsidR="00066CBC" w:rsidRPr="00467570">
        <w:t xml:space="preserve">photo- and </w:t>
      </w:r>
      <w:r w:rsidR="00E362D7" w:rsidRPr="00467570">
        <w:t>photoelectro-</w:t>
      </w:r>
      <w:r w:rsidR="00066CBC" w:rsidRPr="00467570">
        <w:t>chemical catalys</w:t>
      </w:r>
      <w:r w:rsidR="00E362D7" w:rsidRPr="00467570">
        <w:t>is, where one of the most important characteristics is the resistance to strongly oxidizing or reducing environments, while retaining competitive electron transfer rates</w:t>
      </w:r>
      <w:r w:rsidR="00066CBC" w:rsidRPr="00467570">
        <w:t xml:space="preserve">. </w:t>
      </w:r>
    </w:p>
    <w:p w14:paraId="4A7D6E32" w14:textId="42972B7D" w:rsidR="00AF6EBF" w:rsidRDefault="00AF6EBF" w:rsidP="00743161">
      <w:pPr>
        <w:pStyle w:val="Els-body-text"/>
        <w:spacing w:after="240"/>
      </w:pPr>
      <w:r>
        <w:rPr>
          <w:noProof/>
        </w:rPr>
        <w:drawing>
          <wp:anchor distT="0" distB="0" distL="114300" distR="114300" simplePos="0" relativeHeight="251659264" behindDoc="0" locked="0" layoutInCell="1" allowOverlap="1" wp14:anchorId="6F7D1D03" wp14:editId="32B00A8E">
            <wp:simplePos x="0" y="0"/>
            <wp:positionH relativeFrom="margin">
              <wp:align>center</wp:align>
            </wp:positionH>
            <wp:positionV relativeFrom="paragraph">
              <wp:posOffset>113030</wp:posOffset>
            </wp:positionV>
            <wp:extent cx="4481830" cy="291274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char.png"/>
                    <pic:cNvPicPr/>
                  </pic:nvPicPr>
                  <pic:blipFill>
                    <a:blip r:embed="rId8">
                      <a:extLst>
                        <a:ext uri="{28A0092B-C50C-407E-A947-70E740481C1C}">
                          <a14:useLocalDpi xmlns:a14="http://schemas.microsoft.com/office/drawing/2010/main" val="0"/>
                        </a:ext>
                      </a:extLst>
                    </a:blip>
                    <a:stretch>
                      <a:fillRect/>
                    </a:stretch>
                  </pic:blipFill>
                  <pic:spPr>
                    <a:xfrm>
                      <a:off x="0" y="0"/>
                      <a:ext cx="4481830" cy="2912745"/>
                    </a:xfrm>
                    <a:prstGeom prst="rect">
                      <a:avLst/>
                    </a:prstGeom>
                  </pic:spPr>
                </pic:pic>
              </a:graphicData>
            </a:graphic>
            <wp14:sizeRelH relativeFrom="page">
              <wp14:pctWidth>0</wp14:pctWidth>
            </wp14:sizeRelH>
            <wp14:sizeRelV relativeFrom="page">
              <wp14:pctHeight>0</wp14:pctHeight>
            </wp14:sizeRelV>
          </wp:anchor>
        </w:drawing>
      </w:r>
    </w:p>
    <w:p w14:paraId="1EC512F4" w14:textId="31AFDBFC" w:rsidR="00AF6EBF" w:rsidRDefault="00AF6EBF" w:rsidP="00743161">
      <w:pPr>
        <w:pStyle w:val="Els-body-text"/>
        <w:spacing w:after="240"/>
      </w:pPr>
    </w:p>
    <w:p w14:paraId="617BA1EA" w14:textId="18CC7765" w:rsidR="00AF6EBF" w:rsidRDefault="00AF6EBF" w:rsidP="00743161">
      <w:pPr>
        <w:pStyle w:val="Els-body-text"/>
        <w:spacing w:after="240"/>
      </w:pPr>
    </w:p>
    <w:p w14:paraId="07F1F97D" w14:textId="79FE391E" w:rsidR="00AF6EBF" w:rsidRDefault="00AF6EBF" w:rsidP="00743161">
      <w:pPr>
        <w:pStyle w:val="Els-body-text"/>
        <w:spacing w:after="240"/>
      </w:pPr>
    </w:p>
    <w:p w14:paraId="4AA23769" w14:textId="233FF4E3" w:rsidR="00AF6EBF" w:rsidRDefault="00AF6EBF" w:rsidP="00743161">
      <w:pPr>
        <w:pStyle w:val="Els-body-text"/>
        <w:spacing w:after="240"/>
      </w:pPr>
    </w:p>
    <w:p w14:paraId="1754A91A" w14:textId="73858845" w:rsidR="00AF6EBF" w:rsidRDefault="00AF6EBF" w:rsidP="00743161">
      <w:pPr>
        <w:pStyle w:val="Els-body-text"/>
        <w:spacing w:after="240"/>
      </w:pPr>
    </w:p>
    <w:p w14:paraId="513B8A70" w14:textId="38930A73" w:rsidR="00AF6EBF" w:rsidRDefault="00AF6EBF" w:rsidP="00743161">
      <w:pPr>
        <w:pStyle w:val="Els-body-text"/>
        <w:spacing w:after="240"/>
      </w:pPr>
    </w:p>
    <w:p w14:paraId="0FCB671D" w14:textId="507592C2" w:rsidR="00AF6EBF" w:rsidRDefault="00AF6EBF" w:rsidP="00743161">
      <w:pPr>
        <w:pStyle w:val="Els-body-text"/>
        <w:spacing w:after="240"/>
      </w:pPr>
    </w:p>
    <w:p w14:paraId="498BF125" w14:textId="3CF8F15E" w:rsidR="00AF6EBF" w:rsidRDefault="00AF6EBF" w:rsidP="00743161">
      <w:pPr>
        <w:pStyle w:val="Els-body-text"/>
        <w:spacing w:after="240"/>
      </w:pPr>
    </w:p>
    <w:p w14:paraId="35507173" w14:textId="074847F2" w:rsidR="00AF6EBF" w:rsidRDefault="00AF6EBF" w:rsidP="00743161">
      <w:pPr>
        <w:pStyle w:val="Els-body-text"/>
        <w:spacing w:after="240"/>
      </w:pPr>
    </w:p>
    <w:p w14:paraId="7AFCD69E" w14:textId="77777777" w:rsidR="003F5262" w:rsidRDefault="003F5262" w:rsidP="00743161">
      <w:pPr>
        <w:pStyle w:val="Els-body-text"/>
        <w:spacing w:after="240"/>
      </w:pPr>
    </w:p>
    <w:p w14:paraId="3E20506D" w14:textId="3AACE5B8" w:rsidR="00C4413B" w:rsidRDefault="003F5262" w:rsidP="006C0E35">
      <w:pPr>
        <w:pStyle w:val="Els-caption"/>
        <w:jc w:val="center"/>
      </w:pPr>
      <w:r w:rsidRPr="00467570">
        <w:t xml:space="preserve">Figure 1. </w:t>
      </w:r>
      <w:r w:rsidR="00C4413B">
        <w:t xml:space="preserve">Molecular to mesoscale </w:t>
      </w:r>
      <w:r w:rsidR="003437CE">
        <w:t>structur</w:t>
      </w:r>
      <w:r w:rsidR="00D70137">
        <w:t>al</w:t>
      </w:r>
      <w:r w:rsidR="007420D5">
        <w:t xml:space="preserve"> features</w:t>
      </w:r>
      <w:r w:rsidR="00C4413B">
        <w:t xml:space="preserve"> of synthetic polymers </w:t>
      </w:r>
      <w:r w:rsidR="003437CE">
        <w:t xml:space="preserve">influence the emergence of </w:t>
      </w:r>
      <w:r w:rsidR="00C4413B">
        <w:t xml:space="preserve">specific </w:t>
      </w:r>
      <w:r w:rsidR="003437CE">
        <w:t xml:space="preserve">microstructural </w:t>
      </w:r>
      <w:r w:rsidR="00C4413B">
        <w:t xml:space="preserve">features in </w:t>
      </w:r>
      <w:r w:rsidR="003437CE">
        <w:t>polymer-derived</w:t>
      </w:r>
      <w:r w:rsidR="00C4413B">
        <w:t xml:space="preserve"> carbon materials</w:t>
      </w:r>
      <w:r w:rsidR="003437CE">
        <w:t xml:space="preserve"> after pyrolysis</w:t>
      </w:r>
      <w:r w:rsidR="00C4413B">
        <w:t xml:space="preserve">. </w:t>
      </w:r>
    </w:p>
    <w:p w14:paraId="45EE7148" w14:textId="695FB584" w:rsidR="00AF6EBF" w:rsidRPr="00467570" w:rsidRDefault="009C00CF" w:rsidP="006C0E35">
      <w:pPr>
        <w:pStyle w:val="Els-body-text"/>
        <w:spacing w:after="240"/>
      </w:pPr>
      <w:r>
        <w:t xml:space="preserve">Carbon materials with glass-like features </w:t>
      </w:r>
      <w:r w:rsidR="00253383" w:rsidRPr="00467570">
        <w:t>have been derived from synthetic organic polymer</w:t>
      </w:r>
      <w:r w:rsidR="00C134B7">
        <w:t xml:space="preserve">s by </w:t>
      </w:r>
      <w:r w:rsidR="00253383" w:rsidRPr="00467570">
        <w:t>appropriate</w:t>
      </w:r>
      <w:r w:rsidR="00C134B7">
        <w:t>ly</w:t>
      </w:r>
      <w:r w:rsidR="00253383" w:rsidRPr="00467570">
        <w:t xml:space="preserve"> tuning the pyrolysis protocol as a function of the molecular structure of the carbon source</w:t>
      </w:r>
      <w:r w:rsidR="004963B7">
        <w:t xml:space="preserve"> (Figure 1)</w:t>
      </w:r>
      <w:r w:rsidR="00080419">
        <w:t xml:space="preserve"> </w:t>
      </w:r>
      <w:r w:rsidR="00080419" w:rsidRPr="00467570">
        <w:fldChar w:fldCharType="begin" w:fldLock="1"/>
      </w:r>
      <w:r w:rsidR="00080419">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Nanoengineering","id":"ITEM-1","issue":"1","issued":{"date-parts":[["2019","12","26"]]},"page":"38","publisher":"Springer US","title":"Pyrolysis-induced shrinking of three-dimensional structures fabricated by two-photon polymerization: experiment and theoretical model","type":"article-journal","volume":"5"},"uris":["http://www.mendeley.com/documents/?uuid=c12047ae-1886-4245-9a94-5fe187e1d192"]}],"mendeley":{"formattedCitation":"[12]","plainTextFormattedCitation":"[12]","previouslyFormattedCitation":"[12]"},"properties":{"noteIndex":0},"schema":"https://github.com/citation-style-language/schema/raw/master/csl-citation.json"}</w:instrText>
      </w:r>
      <w:r w:rsidR="00080419" w:rsidRPr="00467570">
        <w:fldChar w:fldCharType="separate"/>
      </w:r>
      <w:r w:rsidR="00080419" w:rsidRPr="00467570">
        <w:rPr>
          <w:noProof/>
        </w:rPr>
        <w:t>[</w:t>
      </w:r>
      <w:r w:rsidR="0007041F">
        <w:rPr>
          <w:noProof/>
        </w:rPr>
        <w:t>1</w:t>
      </w:r>
      <w:r w:rsidR="00B45F1A">
        <w:rPr>
          <w:noProof/>
        </w:rPr>
        <w:t>2-14</w:t>
      </w:r>
      <w:r w:rsidR="00080419" w:rsidRPr="00467570">
        <w:rPr>
          <w:noProof/>
        </w:rPr>
        <w:t>]</w:t>
      </w:r>
      <w:r w:rsidR="00080419" w:rsidRPr="00467570">
        <w:fldChar w:fldCharType="end"/>
      </w:r>
      <w:r w:rsidR="00253383" w:rsidRPr="00467570">
        <w:t>. As a result, t</w:t>
      </w:r>
      <w:r w:rsidR="00743161" w:rsidRPr="00467570">
        <w:t xml:space="preserve">he pyrolysis of polymers has been </w:t>
      </w:r>
      <w:r w:rsidR="00B7185E">
        <w:t xml:space="preserve">widely studied </w:t>
      </w:r>
      <w:r w:rsidR="00B7185E" w:rsidRPr="00467570">
        <w:t xml:space="preserve">with the hope </w:t>
      </w:r>
      <w:r w:rsidR="00AE65D6">
        <w:t>of produc</w:t>
      </w:r>
      <w:r w:rsidR="00AE65D6" w:rsidRPr="00AE65D6">
        <w:t>ing</w:t>
      </w:r>
      <w:r w:rsidR="00B7185E" w:rsidRPr="00AE65D6">
        <w:t xml:space="preserve"> </w:t>
      </w:r>
      <w:r w:rsidR="00AE65D6" w:rsidRPr="00AE65D6">
        <w:t>materials with</w:t>
      </w:r>
      <w:r w:rsidR="008F08A4" w:rsidRPr="00AE65D6">
        <w:t xml:space="preserve"> molecular to mesoscale features that </w:t>
      </w:r>
      <w:r w:rsidR="00FB4BD4" w:rsidRPr="00AE65D6">
        <w:t>yield desire</w:t>
      </w:r>
      <w:r w:rsidR="00AE65D6" w:rsidRPr="00AE65D6">
        <w:t>d combinations of properties</w:t>
      </w:r>
      <w:r w:rsidR="00743161" w:rsidRPr="00AE65D6">
        <w:t xml:space="preserve">, </w:t>
      </w:r>
      <w:r w:rsidR="008F08A4" w:rsidRPr="00AE65D6">
        <w:t>e.g.</w:t>
      </w:r>
      <w:r w:rsidR="00743161" w:rsidRPr="00AE65D6">
        <w:t xml:space="preserve"> </w:t>
      </w:r>
      <w:r w:rsidR="008F08A4" w:rsidRPr="00AE65D6">
        <w:t xml:space="preserve">unique combination of </w:t>
      </w:r>
      <w:r w:rsidR="00743161" w:rsidRPr="00AE65D6">
        <w:t>carbon allotrope</w:t>
      </w:r>
      <w:r w:rsidR="008F08A4" w:rsidRPr="00AE65D6">
        <w:t xml:space="preserve"> content, crystallite size</w:t>
      </w:r>
      <w:r w:rsidR="00BE17B7">
        <w:t>, and porosity</w:t>
      </w:r>
      <w:r w:rsidR="00163B21" w:rsidRPr="00AE65D6">
        <w:t xml:space="preserve"> </w:t>
      </w:r>
      <w:r w:rsidR="00AE65D6" w:rsidRPr="00AE65D6">
        <w:t xml:space="preserve">to obtain a low density </w:t>
      </w:r>
      <w:r w:rsidR="00FC5E15">
        <w:t>chemically-inert material</w:t>
      </w:r>
      <w:r w:rsidR="00743161" w:rsidRPr="00AE65D6">
        <w:t>.</w:t>
      </w:r>
      <w:r w:rsidR="00743161" w:rsidRPr="00467570">
        <w:t xml:space="preserve"> A myriad of polymer precursors ha</w:t>
      </w:r>
      <w:r w:rsidR="0090468A">
        <w:t>s</w:t>
      </w:r>
      <w:r w:rsidR="00743161" w:rsidRPr="00467570">
        <w:t xml:space="preserve"> been tested since the seminal crystallinity studies</w:t>
      </w:r>
      <w:r w:rsidR="00C20966">
        <w:t xml:space="preserve"> of</w:t>
      </w:r>
      <w:r w:rsidR="00743161" w:rsidRPr="00467570">
        <w:t xml:space="preserve"> the</w:t>
      </w:r>
      <w:r w:rsidR="00C20966">
        <w:t xml:space="preserve"> </w:t>
      </w:r>
      <w:r w:rsidR="00743161" w:rsidRPr="00467570">
        <w:t>20th Century</w:t>
      </w:r>
      <w:r w:rsidR="0090468A">
        <w:t xml:space="preserve"> by Rosalind Franklin.</w:t>
      </w:r>
      <w:r w:rsidR="00743161" w:rsidRPr="00467570">
        <w:t xml:space="preserve"> </w:t>
      </w:r>
      <w:r w:rsidR="0090468A">
        <w:t>Since then, many</w:t>
      </w:r>
      <w:r w:rsidR="00743161" w:rsidRPr="00467570">
        <w:t xml:space="preserve"> temperatures and atmospheres, or lack thereof, </w:t>
      </w:r>
      <w:r w:rsidR="0090468A">
        <w:t>have been</w:t>
      </w:r>
      <w:r w:rsidR="00743161" w:rsidRPr="00467570">
        <w:t xml:space="preserve"> analyzed in terms of their impact on the final microstructure of the carbon material</w:t>
      </w:r>
      <w:r w:rsidR="00285B16">
        <w:t xml:space="preserve"> </w:t>
      </w:r>
      <w:r w:rsidR="00285B16" w:rsidRPr="00467570">
        <w:fldChar w:fldCharType="begin" w:fldLock="1"/>
      </w:r>
      <w:r w:rsidR="00285B16">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Nanoengineering","id":"ITEM-1","issue":"1","issued":{"date-parts":[["2019","12","26"]]},"page":"38","publisher":"Springer US","title":"Pyrolysis-induced shrinking of three-dimensional structures fabricated by two-photon polymerization: experiment and theoretical model","type":"article-journal","volume":"5"},"uris":["http://www.mendeley.com/documents/?uuid=c12047ae-1886-4245-9a94-5fe187e1d192"]}],"mendeley":{"formattedCitation":"[12]","plainTextFormattedCitation":"[12]","previouslyFormattedCitation":"[12]"},"properties":{"noteIndex":0},"schema":"https://github.com/citation-style-language/schema/raw/master/csl-citation.json"}</w:instrText>
      </w:r>
      <w:r w:rsidR="00285B16" w:rsidRPr="00467570">
        <w:fldChar w:fldCharType="separate"/>
      </w:r>
      <w:r w:rsidR="00285B16" w:rsidRPr="00467570">
        <w:rPr>
          <w:noProof/>
        </w:rPr>
        <w:t>[12</w:t>
      </w:r>
      <w:r w:rsidR="00285B16">
        <w:rPr>
          <w:noProof/>
        </w:rPr>
        <w:t>-1</w:t>
      </w:r>
      <w:r w:rsidR="00E5702B">
        <w:rPr>
          <w:noProof/>
        </w:rPr>
        <w:t>8</w:t>
      </w:r>
      <w:r w:rsidR="00285B16" w:rsidRPr="00467570">
        <w:rPr>
          <w:noProof/>
        </w:rPr>
        <w:t>]</w:t>
      </w:r>
      <w:r w:rsidR="00285B16" w:rsidRPr="00467570">
        <w:fldChar w:fldCharType="end"/>
      </w:r>
      <w:r w:rsidR="00743161" w:rsidRPr="00467570">
        <w:t>.</w:t>
      </w:r>
      <w:r w:rsidR="000015D0" w:rsidRPr="00467570">
        <w:t xml:space="preserve"> </w:t>
      </w:r>
      <w:r w:rsidR="0090468A">
        <w:t xml:space="preserve">From </w:t>
      </w:r>
      <w:r w:rsidR="000015D0" w:rsidRPr="00467570">
        <w:t>t</w:t>
      </w:r>
      <w:r w:rsidR="0090468A">
        <w:t>here, it</w:t>
      </w:r>
      <w:r w:rsidR="000015D0" w:rsidRPr="00467570">
        <w:t xml:space="preserve"> is generally agreed upon that the molecular structure of the </w:t>
      </w:r>
      <w:r w:rsidR="001E79C5" w:rsidRPr="00467570">
        <w:t>polymer</w:t>
      </w:r>
      <w:r w:rsidR="000015D0" w:rsidRPr="00467570">
        <w:t xml:space="preserve"> appears to be the most important factor in determining the profile of the final carbon material. However, </w:t>
      </w:r>
      <w:r w:rsidR="001E79C5" w:rsidRPr="00467570">
        <w:t>the importance of other variables</w:t>
      </w:r>
      <w:r w:rsidR="00583B7B">
        <w:t xml:space="preserve"> </w:t>
      </w:r>
      <w:r w:rsidR="004971A5">
        <w:t>was</w:t>
      </w:r>
      <w:r w:rsidR="00583B7B">
        <w:t xml:space="preserve"> highlighted</w:t>
      </w:r>
      <w:r w:rsidR="00126814">
        <w:t xml:space="preserve"> in </w:t>
      </w:r>
      <w:r w:rsidR="00F65344">
        <w:t>these studies</w:t>
      </w:r>
      <w:r w:rsidR="001E79C5" w:rsidRPr="00467570">
        <w:t>, such as</w:t>
      </w:r>
      <w:r w:rsidR="000F60A7">
        <w:t xml:space="preserve"> the</w:t>
      </w:r>
      <w:r w:rsidR="001E79C5" w:rsidRPr="00467570">
        <w:t xml:space="preserve"> crosslink density, </w:t>
      </w:r>
      <w:r w:rsidR="003F6D05" w:rsidRPr="00467570">
        <w:t>sample dimensions, thermal treatment curve and type of pretreatment</w:t>
      </w:r>
      <w:r w:rsidR="00853522">
        <w:t>.</w:t>
      </w:r>
      <w:r w:rsidR="003F6D05" w:rsidRPr="00467570">
        <w:t xml:space="preserve"> </w:t>
      </w:r>
      <w:r w:rsidR="00853522">
        <w:t>The latter</w:t>
      </w:r>
      <w:r w:rsidR="003F6D05" w:rsidRPr="00467570">
        <w:t xml:space="preserve"> refers to any</w:t>
      </w:r>
      <w:r w:rsidR="000F60A7">
        <w:t xml:space="preserve"> additional processing steps</w:t>
      </w:r>
      <w:r w:rsidR="003F6D05" w:rsidRPr="00467570">
        <w:t xml:space="preserve"> </w:t>
      </w:r>
      <w:r w:rsidR="000F60A7">
        <w:t xml:space="preserve">performed before pyrolysis to alter </w:t>
      </w:r>
      <w:r w:rsidR="003F6D05" w:rsidRPr="00467570">
        <w:t>the mesoscale structure of the polymer</w:t>
      </w:r>
      <w:r w:rsidR="00DB08BF">
        <w:t xml:space="preserve"> to be carbonized</w:t>
      </w:r>
      <w:r w:rsidR="003F6D05" w:rsidRPr="00467570">
        <w:t>.</w:t>
      </w:r>
      <w:r w:rsidR="000D1309" w:rsidRPr="00467570">
        <w:t xml:space="preserve"> It is important to note that the profile of properties of the final carbon material must justify the pyrolysis of the </w:t>
      </w:r>
      <w:r w:rsidR="00333B70" w:rsidRPr="00467570">
        <w:t>often-expensive</w:t>
      </w:r>
      <w:r w:rsidR="000D1309" w:rsidRPr="00467570">
        <w:t xml:space="preserve"> synthetic polymers, which</w:t>
      </w:r>
      <w:r w:rsidR="005D4EF9">
        <w:t xml:space="preserve"> </w:t>
      </w:r>
      <w:r w:rsidR="005D4EF9">
        <w:lastRenderedPageBreak/>
        <w:t>typically</w:t>
      </w:r>
      <w:r w:rsidR="000D1309" w:rsidRPr="00467570">
        <w:t xml:space="preserve"> have </w:t>
      </w:r>
      <w:r w:rsidR="007E141B" w:rsidRPr="00467570">
        <w:t>outstanding</w:t>
      </w:r>
      <w:r w:rsidR="000D1309" w:rsidRPr="00467570">
        <w:t xml:space="preserve"> properties of their own.</w:t>
      </w:r>
      <w:r w:rsidR="00846D42" w:rsidRPr="00467570">
        <w:t xml:space="preserve"> For instance,</w:t>
      </w:r>
      <w:r w:rsidR="00C90C4F" w:rsidRPr="00467570">
        <w:t xml:space="preserve"> most synthetic organic polymers</w:t>
      </w:r>
      <w:r w:rsidR="00583B7B">
        <w:t xml:space="preserve"> have either insufficient</w:t>
      </w:r>
      <w:r w:rsidR="00C90C4F" w:rsidRPr="00467570">
        <w:t xml:space="preserve"> redox potentials or </w:t>
      </w:r>
      <w:r w:rsidR="00583B7B">
        <w:t xml:space="preserve">chemical resistance </w:t>
      </w:r>
      <w:r w:rsidR="006038B3">
        <w:t>to be used as photocatalysts</w:t>
      </w:r>
      <w:r w:rsidR="00C85EEF">
        <w:t xml:space="preserve">, </w:t>
      </w:r>
      <w:r w:rsidR="00583B7B">
        <w:t xml:space="preserve">while their </w:t>
      </w:r>
      <w:r w:rsidR="00AC36E5">
        <w:t xml:space="preserve">derivative carbon materials </w:t>
      </w:r>
      <w:r w:rsidR="00FC5E15">
        <w:t>may</w:t>
      </w:r>
      <w:r w:rsidR="00AC36E5">
        <w:t xml:space="preserve"> display </w:t>
      </w:r>
      <w:r w:rsidR="000F6A35">
        <w:t xml:space="preserve">more suitable properties </w:t>
      </w:r>
      <w:r w:rsidR="00B53E25">
        <w:t>for</w:t>
      </w:r>
      <w:r w:rsidR="002D2994">
        <w:t xml:space="preserve"> th</w:t>
      </w:r>
      <w:r w:rsidR="00D90B20">
        <w:t>e</w:t>
      </w:r>
      <w:r w:rsidR="002D2994">
        <w:t xml:space="preserve"> purpose</w:t>
      </w:r>
      <w:r w:rsidR="00C90C4F" w:rsidRPr="00467570">
        <w:t xml:space="preserve">. </w:t>
      </w:r>
    </w:p>
    <w:p w14:paraId="0FF917AE" w14:textId="76CD648F" w:rsidR="003128F3" w:rsidRPr="00467570" w:rsidRDefault="00110253" w:rsidP="003128F3">
      <w:pPr>
        <w:pStyle w:val="Els-body-text"/>
        <w:spacing w:after="240"/>
      </w:pPr>
      <w:r w:rsidRPr="00467570">
        <w:t>It has been known for some time that phenol</w:t>
      </w:r>
      <w:r w:rsidR="00B308C3">
        <w:t>-formaldehyde</w:t>
      </w:r>
      <w:r w:rsidRPr="00467570">
        <w:t xml:space="preserve"> resins are excellent candidate</w:t>
      </w:r>
      <w:r w:rsidR="007127EA">
        <w:t>s</w:t>
      </w:r>
      <w:r w:rsidRPr="00467570">
        <w:t xml:space="preserve"> for the fabrication of glass-like carbon. </w:t>
      </w:r>
      <w:r w:rsidR="00760B86" w:rsidRPr="00467570">
        <w:t>Specifically</w:t>
      </w:r>
      <w:r w:rsidR="00EB2E6A" w:rsidRPr="00467570">
        <w:t>, the so-called SU</w:t>
      </w:r>
      <w:r w:rsidR="004130D2" w:rsidRPr="00467570">
        <w:t>-</w:t>
      </w:r>
      <w:r w:rsidR="00121C7A" w:rsidRPr="00467570">
        <w:t>8</w:t>
      </w:r>
      <w:r w:rsidR="005B5DA6" w:rsidRPr="00467570">
        <w:t xml:space="preserve"> formulation has turned into one of the most popular precursors for the fabrication of electrically conductive </w:t>
      </w:r>
      <w:r w:rsidR="004F1C76">
        <w:t xml:space="preserve">glass-like </w:t>
      </w:r>
      <w:r w:rsidR="005B5DA6" w:rsidRPr="00467570">
        <w:t>carbon materials with outstanding aspect ratios</w:t>
      </w:r>
      <w:r w:rsidR="00441D61">
        <w:t xml:space="preserve"> [12-13]</w:t>
      </w:r>
      <w:r w:rsidR="005B5DA6" w:rsidRPr="00467570">
        <w:t xml:space="preserve">. Yet, the precise mechanism </w:t>
      </w:r>
      <w:r w:rsidR="00760B86" w:rsidRPr="00467570">
        <w:t>behind why and</w:t>
      </w:r>
      <w:r w:rsidR="005B5DA6" w:rsidRPr="00467570">
        <w:t xml:space="preserve"> how this </w:t>
      </w:r>
      <w:r w:rsidR="00BE24BB">
        <w:t xml:space="preserve">particular </w:t>
      </w:r>
      <w:r w:rsidR="005B5DA6" w:rsidRPr="00467570">
        <w:t xml:space="preserve">formulation </w:t>
      </w:r>
      <w:r w:rsidR="009662BE" w:rsidRPr="00467570">
        <w:t xml:space="preserve">can form carbon materials with </w:t>
      </w:r>
      <w:r w:rsidR="007D6FC8">
        <w:t>such a</w:t>
      </w:r>
      <w:r w:rsidR="009662BE" w:rsidRPr="00467570">
        <w:t xml:space="preserve"> unique set of properties</w:t>
      </w:r>
      <w:r w:rsidR="005B5DA6" w:rsidRPr="00467570">
        <w:t xml:space="preserve"> </w:t>
      </w:r>
      <w:r w:rsidR="000861F0" w:rsidRPr="00467570">
        <w:t xml:space="preserve">remains </w:t>
      </w:r>
      <w:r w:rsidR="00E3532F">
        <w:t>incomplete</w:t>
      </w:r>
      <w:r w:rsidR="000861F0" w:rsidRPr="00467570">
        <w:t>. The SU</w:t>
      </w:r>
      <w:r w:rsidR="004130D2" w:rsidRPr="00467570">
        <w:t>-</w:t>
      </w:r>
      <w:r w:rsidR="005B5DA6" w:rsidRPr="00467570">
        <w:t>8 formulation</w:t>
      </w:r>
      <w:r w:rsidR="00C35CEB" w:rsidRPr="00467570">
        <w:t xml:space="preserve"> remains bound to</w:t>
      </w:r>
      <w:r w:rsidR="004C28E0">
        <w:t xml:space="preserve"> </w:t>
      </w:r>
      <w:r w:rsidR="00106FA8">
        <w:t xml:space="preserve">a certain degree of </w:t>
      </w:r>
      <w:r w:rsidR="004C28E0">
        <w:t>industrial secrecy</w:t>
      </w:r>
      <w:r w:rsidR="00C35CEB" w:rsidRPr="00467570">
        <w:t xml:space="preserve">, which complicates its analysis. From what can be discerned from the available information, it </w:t>
      </w:r>
      <w:r w:rsidR="005B5DA6" w:rsidRPr="00467570">
        <w:t>contains an oligomer</w:t>
      </w:r>
      <w:r w:rsidR="0025392C">
        <w:t xml:space="preserve"> called</w:t>
      </w:r>
      <w:r w:rsidR="005B5DA6" w:rsidRPr="00467570">
        <w:t xml:space="preserve"> Bis-phenol A Novolac Epoxy (BPNE) </w:t>
      </w:r>
      <w:r w:rsidR="0025392C">
        <w:t xml:space="preserve">and </w:t>
      </w:r>
      <w:r w:rsidR="005B5DA6" w:rsidRPr="00467570">
        <w:t>based on a number (n) of bisphenol units with (2n) pendant epox</w:t>
      </w:r>
      <w:r w:rsidR="007E18C9" w:rsidRPr="00467570">
        <w:t>ide</w:t>
      </w:r>
      <w:r w:rsidR="005B5DA6" w:rsidRPr="00467570">
        <w:t xml:space="preserve"> groups </w:t>
      </w:r>
      <w:r w:rsidR="00A77CB5">
        <w:t>susceptible to</w:t>
      </w:r>
      <w:r w:rsidR="005B5DA6" w:rsidRPr="00467570">
        <w:t xml:space="preserve"> cationic polymerization</w:t>
      </w:r>
      <w:r w:rsidR="00915560">
        <w:t>.</w:t>
      </w:r>
      <w:r w:rsidR="00D62164">
        <w:t xml:space="preserve"> The </w:t>
      </w:r>
      <w:r w:rsidR="008A03E8">
        <w:t>number of repeating units</w:t>
      </w:r>
      <w:r w:rsidR="00E3532F">
        <w:t xml:space="preserve"> is</w:t>
      </w:r>
      <w:r w:rsidR="008A03E8">
        <w:t xml:space="preserve"> eight</w:t>
      </w:r>
      <w:r w:rsidR="0025392C">
        <w:t xml:space="preserve"> in the standard commercial formulations</w:t>
      </w:r>
      <w:r w:rsidR="008A03E8">
        <w:t xml:space="preserve">, but </w:t>
      </w:r>
      <w:r w:rsidR="00E3532F">
        <w:t>the polydispersity is not reported</w:t>
      </w:r>
      <w:r w:rsidR="008A03E8">
        <w:t>.</w:t>
      </w:r>
      <w:r w:rsidR="00915560">
        <w:t xml:space="preserve"> </w:t>
      </w:r>
      <w:r w:rsidR="002D008B">
        <w:t>The chain growth polymerization</w:t>
      </w:r>
      <w:r w:rsidR="003E26C3">
        <w:t xml:space="preserve"> of this prepolymer</w:t>
      </w:r>
      <w:r w:rsidR="005B5DA6" w:rsidRPr="00467570">
        <w:t xml:space="preserve"> </w:t>
      </w:r>
      <w:r w:rsidR="00055414">
        <w:t xml:space="preserve">is </w:t>
      </w:r>
      <w:r w:rsidR="002D008B">
        <w:t>typically initiated by an</w:t>
      </w:r>
      <w:r w:rsidR="000E1426" w:rsidRPr="00467570">
        <w:t xml:space="preserve"> acid </w:t>
      </w:r>
      <w:r w:rsidR="002D008B">
        <w:t>generator</w:t>
      </w:r>
      <w:r w:rsidR="000E1426" w:rsidRPr="00467570">
        <w:t xml:space="preserve"> activated by</w:t>
      </w:r>
      <w:r w:rsidR="00121C7A" w:rsidRPr="00467570">
        <w:t xml:space="preserve"> either</w:t>
      </w:r>
      <w:r w:rsidR="000E1426" w:rsidRPr="00467570">
        <w:t xml:space="preserve"> thermal or electromagnetic energy</w:t>
      </w:r>
      <w:r w:rsidR="00041A07">
        <w:t>,</w:t>
      </w:r>
      <w:r w:rsidR="002D008B">
        <w:t xml:space="preserve"> </w:t>
      </w:r>
      <w:r w:rsidR="00055414">
        <w:t xml:space="preserve">and </w:t>
      </w:r>
      <w:r w:rsidR="002D008B">
        <w:t>result</w:t>
      </w:r>
      <w:r w:rsidR="00055414">
        <w:t>s</w:t>
      </w:r>
      <w:r w:rsidR="002D008B">
        <w:t xml:space="preserve"> in </w:t>
      </w:r>
      <w:r w:rsidR="00B7453B">
        <w:t xml:space="preserve">the </w:t>
      </w:r>
      <w:r w:rsidR="002D008B">
        <w:t>formation of</w:t>
      </w:r>
      <w:r w:rsidR="009D1402" w:rsidRPr="00467570">
        <w:t xml:space="preserve"> a cross</w:t>
      </w:r>
      <w:r w:rsidR="005B5DA6" w:rsidRPr="00467570">
        <w:t>linked material by ring-opening the epox</w:t>
      </w:r>
      <w:r w:rsidR="00753CBF" w:rsidRPr="00467570">
        <w:t>ide</w:t>
      </w:r>
      <w:r w:rsidR="005B5DA6" w:rsidRPr="00467570">
        <w:t xml:space="preserve"> groups. </w:t>
      </w:r>
      <w:r w:rsidR="00586261">
        <w:t>T</w:t>
      </w:r>
      <w:r w:rsidR="005B5DA6" w:rsidRPr="00467570">
        <w:t xml:space="preserve">he </w:t>
      </w:r>
      <w:r w:rsidR="00B7453B">
        <w:t xml:space="preserve">most popular </w:t>
      </w:r>
      <w:r w:rsidR="005B5DA6" w:rsidRPr="00467570">
        <w:t>photoi</w:t>
      </w:r>
      <w:r w:rsidR="002F7D43" w:rsidRPr="00467570">
        <w:t>nitiator (PI)</w:t>
      </w:r>
      <w:r w:rsidR="00106FA8">
        <w:t>,</w:t>
      </w:r>
      <w:r w:rsidR="000C10E5">
        <w:t xml:space="preserve"> photoacid generator</w:t>
      </w:r>
      <w:r w:rsidR="00106FA8">
        <w:t>,</w:t>
      </w:r>
      <w:r w:rsidR="00586261">
        <w:t xml:space="preserve"> </w:t>
      </w:r>
      <w:r w:rsidR="00B7453B">
        <w:t>for these formulations seems</w:t>
      </w:r>
      <w:r w:rsidR="00586261">
        <w:t xml:space="preserve"> </w:t>
      </w:r>
      <w:r w:rsidR="00B7453B">
        <w:t>to be</w:t>
      </w:r>
      <w:r w:rsidR="000E1426" w:rsidRPr="00467570">
        <w:t xml:space="preserve"> a sulfonium salt,</w:t>
      </w:r>
      <w:r w:rsidR="0014010C" w:rsidRPr="00467570">
        <w:t xml:space="preserve"> </w:t>
      </w:r>
      <w:r w:rsidR="00106FA8">
        <w:t>e.g.</w:t>
      </w:r>
      <w:r w:rsidR="0014010C" w:rsidRPr="00467570">
        <w:t xml:space="preserve"> triarylsulfonium hexafluoroantimonate</w:t>
      </w:r>
      <w:r w:rsidR="00106FA8">
        <w:t xml:space="preserve"> salt</w:t>
      </w:r>
      <w:r w:rsidR="00B7453B">
        <w:t>.</w:t>
      </w:r>
      <w:r w:rsidR="00DB229A">
        <w:t xml:space="preserve"> </w:t>
      </w:r>
      <w:r w:rsidR="00B7453B">
        <w:t xml:space="preserve">The </w:t>
      </w:r>
      <w:r w:rsidR="000B2766">
        <w:t>aforementioned</w:t>
      </w:r>
      <w:r w:rsidR="00A7015C">
        <w:t xml:space="preserve"> PI</w:t>
      </w:r>
      <w:r w:rsidR="003E26C3">
        <w:t xml:space="preserve"> </w:t>
      </w:r>
      <w:r w:rsidR="00DB229A">
        <w:t>produce</w:t>
      </w:r>
      <w:r w:rsidR="00A7015C">
        <w:t>s</w:t>
      </w:r>
      <w:r w:rsidR="00DB229A">
        <w:t xml:space="preserve"> both free radicals and cations upon photolysis</w:t>
      </w:r>
      <w:r w:rsidR="0043588D">
        <w:t xml:space="preserve"> under UV radiation</w:t>
      </w:r>
      <w:r w:rsidR="00DB229A">
        <w:t>.</w:t>
      </w:r>
      <w:r w:rsidR="000E1426" w:rsidRPr="00467570">
        <w:t xml:space="preserve"> </w:t>
      </w:r>
      <w:r w:rsidR="000C10E5">
        <w:t>C</w:t>
      </w:r>
      <w:r w:rsidR="005B5DA6" w:rsidRPr="00467570">
        <w:t>yclopentanone is utilized</w:t>
      </w:r>
      <w:r w:rsidR="0065158C">
        <w:t xml:space="preserve"> as</w:t>
      </w:r>
      <w:r w:rsidR="00E85BB0" w:rsidRPr="00467570">
        <w:t xml:space="preserve"> high</w:t>
      </w:r>
      <w:r w:rsidR="00093B93">
        <w:t>-</w:t>
      </w:r>
      <w:r w:rsidR="00E85BB0" w:rsidRPr="00467570">
        <w:t>volatil</w:t>
      </w:r>
      <w:r w:rsidR="00093B93">
        <w:t>ity</w:t>
      </w:r>
      <w:r w:rsidR="0095651C" w:rsidRPr="00467570">
        <w:t xml:space="preserve"> solvent</w:t>
      </w:r>
      <w:r w:rsidR="0065158C">
        <w:t xml:space="preserve"> enabling the</w:t>
      </w:r>
      <w:r w:rsidR="00121C7A" w:rsidRPr="00467570">
        <w:t xml:space="preserve"> casting of the oligomer/PI/</w:t>
      </w:r>
      <w:r w:rsidR="00F90C10" w:rsidRPr="00467570">
        <w:t>salt</w:t>
      </w:r>
      <w:r w:rsidR="00121C7A" w:rsidRPr="00467570">
        <w:t>s mixture</w:t>
      </w:r>
      <w:r w:rsidR="005B5DA6" w:rsidRPr="00467570">
        <w:t xml:space="preserve"> (Figure </w:t>
      </w:r>
      <w:r w:rsidR="00BA2B3F">
        <w:t>2</w:t>
      </w:r>
      <w:r w:rsidR="005B5DA6" w:rsidRPr="00467570">
        <w:t xml:space="preserve">) </w:t>
      </w:r>
      <w:r w:rsidR="005B5DA6" w:rsidRPr="00467570">
        <w:fldChar w:fldCharType="begin" w:fldLock="1"/>
      </w:r>
      <w:r w:rsidR="002B101A">
        <w:instrText>ADDIN CSL_CITATION {"citationItems":[{"id":"ITEM-1","itemData":{"DOI":"10.1149/1.2116707","ISSN":"00134651","abstract":"Recent advances in fabricating 3D micro- and nanostructures using carbon microelectromechanical systems, or C-MEMS, has opened up a wide variety of new and exciting applications. The development of 3D C-MEMS has been catapulted forward by the use of transparent, high-viscosity resists such as SU-8. The electrical characteristics and shrinkage of various thickness carbon films derived from SU-8 and AZ P4620 are quantified and discussed in the context of the decomposition and carbonization mechanisms of epoxy and phenolic resins. Measurements obtained reveal a thickness dependence of the resistivity at lower carbonization temperatures but not much dependence at 1000°C. Possible explanations for this low-temperature thickness dependence are given. The electrical characteristics of carbon films obtained from both types of photoresists carbonized at 1000°C are very similar to that of glassy carbon. Simulations have been carried out to demonstrate the importance of the carbon resistivity for C-MEMS devices when used in conductive media. A method for simple optimization and verification of C-MEMS device designs for use in conductive media is introduced.","author":[{"dropping-particle":"","family":"Park","given":"Benjamin Y.","non-dropping-particle":"","parse-names":false,"suffix":""},{"dropping-particle":"","family":"Taherabadi","given":"Lili","non-dropping-particle":"","parse-names":false,"suffix":""},{"dropping-particle":"","family":"Wang","given":"Chunlei","non-dropping-particle":"","parse-names":false,"suffix":""},{"dropping-particle":"","family":"Zoval","given":"Jim","non-dropping-particle":"","parse-names":false,"suffix":""},{"dropping-particle":"","family":"Madou","given":"Marc J.","non-dropping-particle":"","parse-names":false,"suffix":""}],"container-title":"Journal of The Electrochemical Society","id":"ITEM-1","issue":"12","issued":{"date-parts":[["2005"]]},"page":"J136","title":"Electrical Properties and Shrinkage of Carbonized Photoresist Films and the Implications for Carbon Microelectromechanical Systems Devices in Conductive Media","type":"article-journal","volume":"152"},"uris":["http://www.mendeley.com/documents/?uuid=7c1ed996-df91-4341-9092-67ef826cdf48"]},{"id":"ITEM-2","itemData":{"DOI":"10.1016/j.carbon.2014.01.009","ISSN":"00086223","abstract":"Carbon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-2","issued":{"date-parts":[["2014","5"]]},"page":"338-342","title":"Improved conductivity of suspended carbon fibers through integration of C-MEMS and Electro-Mechanical Spinning technologies","type":"article-journal","volume":"71"},"uris":["http://www.mendeley.com/documents/?uuid=3cce0f85-e6c2-4d65-b906-f16b3008f3d0"]},{"id":"ITEM-3","itemData":{"DOI":"10.1038/s41378-019-0079-9","ISBN":"4137801900799","ISSN":"2055-7434","abstract":"The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Nanoengineering","id":"ITEM-3","issue":"1","issued":{"date-parts":[["2019","12","26"]]},"page":"38","publisher":"Springer US","title":"Pyrolysis-induced shrinking of three-dimensional structures fabricated by two-photon polymerization: experiment and theoretical model","type":"article-journal","volume":"5"},"uris":["http://www.mendeley.com/documents/?uuid=c12047ae-1886-4245-9a94-5fe187e1d192"]}],"mendeley":{"formattedCitation":"[12–14]","plainTextFormattedCitation":"[12–14]","previouslyFormattedCitation":"[12–14]"},"properties":{"noteIndex":0},"schema":"https://github.com/citation-style-language/schema/raw/master/csl-citation.json"}</w:instrText>
      </w:r>
      <w:r w:rsidR="005B5DA6" w:rsidRPr="00467570">
        <w:fldChar w:fldCharType="separate"/>
      </w:r>
      <w:r w:rsidR="002F1C67" w:rsidRPr="00467570">
        <w:rPr>
          <w:noProof/>
        </w:rPr>
        <w:t>[1</w:t>
      </w:r>
      <w:r w:rsidR="00312247" w:rsidRPr="00467570">
        <w:rPr>
          <w:noProof/>
        </w:rPr>
        <w:t>2</w:t>
      </w:r>
      <w:r w:rsidR="005B5DA6" w:rsidRPr="00467570">
        <w:rPr>
          <w:noProof/>
        </w:rPr>
        <w:t>–14]</w:t>
      </w:r>
      <w:r w:rsidR="005B5DA6" w:rsidRPr="00467570">
        <w:fldChar w:fldCharType="end"/>
      </w:r>
      <w:r w:rsidR="005B5DA6" w:rsidRPr="00467570">
        <w:t xml:space="preserve">. </w:t>
      </w:r>
      <w:r w:rsidR="002F7D43" w:rsidRPr="00467570">
        <w:t>T</w:t>
      </w:r>
      <w:r w:rsidR="005B5DA6" w:rsidRPr="00467570">
        <w:t>h</w:t>
      </w:r>
      <w:r w:rsidR="0043588D">
        <w:t>is</w:t>
      </w:r>
      <w:r w:rsidR="005B5DA6" w:rsidRPr="00467570">
        <w:t xml:space="preserve"> </w:t>
      </w:r>
      <w:r w:rsidR="0043588D">
        <w:t>solvent is</w:t>
      </w:r>
      <w:r w:rsidR="005B5DA6" w:rsidRPr="00467570">
        <w:t xml:space="preserve"> required to ad</w:t>
      </w:r>
      <w:r w:rsidR="000E1426" w:rsidRPr="00467570">
        <w:t xml:space="preserve">just </w:t>
      </w:r>
      <w:r w:rsidR="00355B79" w:rsidRPr="00467570">
        <w:t>the</w:t>
      </w:r>
      <w:r w:rsidR="000E1426" w:rsidRPr="00467570">
        <w:t xml:space="preserve"> viscosity </w:t>
      </w:r>
      <w:r w:rsidR="00CE3988">
        <w:t>to</w:t>
      </w:r>
      <w:r w:rsidR="000E1426" w:rsidRPr="00467570">
        <w:t xml:space="preserve"> facilitate</w:t>
      </w:r>
      <w:r w:rsidR="002F7D43" w:rsidRPr="00467570">
        <w:t xml:space="preserve"> </w:t>
      </w:r>
      <w:r w:rsidR="00CE3988">
        <w:t xml:space="preserve">the </w:t>
      </w:r>
      <w:r w:rsidR="00CE3988" w:rsidRPr="00467570">
        <w:t>casting</w:t>
      </w:r>
      <w:r w:rsidR="00CE3988">
        <w:t>, spin coating</w:t>
      </w:r>
      <w:r w:rsidR="00CE3988" w:rsidRPr="00467570">
        <w:t xml:space="preserve"> or electrospinning</w:t>
      </w:r>
      <w:r w:rsidR="002F7D43" w:rsidRPr="00467570">
        <w:t xml:space="preserve"> of the solid-state oligomer</w:t>
      </w:r>
      <w:r w:rsidR="005B5DA6" w:rsidRPr="00467570">
        <w:t>,</w:t>
      </w:r>
      <w:r w:rsidR="0043588D">
        <w:t xml:space="preserve"> and</w:t>
      </w:r>
      <w:r w:rsidR="005B5DA6" w:rsidRPr="00467570">
        <w:t xml:space="preserve"> is mostly evaporate</w:t>
      </w:r>
      <w:r w:rsidR="00CE3988">
        <w:t>d before pyrolysis</w:t>
      </w:r>
      <w:r w:rsidR="002F7D43" w:rsidRPr="00467570">
        <w:t>. Therefore,</w:t>
      </w:r>
      <w:r w:rsidR="005B5DA6" w:rsidRPr="00467570">
        <w:t xml:space="preserve"> we will refer to our </w:t>
      </w:r>
      <w:r w:rsidR="006065C1" w:rsidRPr="00467570">
        <w:t>carbon source material</w:t>
      </w:r>
      <w:r w:rsidR="005B5DA6" w:rsidRPr="00467570">
        <w:t xml:space="preserve"> as </w:t>
      </w:r>
      <w:r w:rsidR="002F7D43" w:rsidRPr="00467570">
        <w:t xml:space="preserve">simply </w:t>
      </w:r>
      <w:r w:rsidR="005B5DA6" w:rsidRPr="00467570">
        <w:t>Bis-phenol A Novolac Epoxy (BPNE)</w:t>
      </w:r>
      <w:r w:rsidR="001C04A5" w:rsidRPr="00467570">
        <w:t>,</w:t>
      </w:r>
      <w:r w:rsidR="005B5DA6" w:rsidRPr="00467570">
        <w:t xml:space="preserve"> considering that the other </w:t>
      </w:r>
      <w:r w:rsidR="000861F0" w:rsidRPr="00467570">
        <w:t>left-over molecules from the</w:t>
      </w:r>
      <w:r w:rsidR="005B5DA6" w:rsidRPr="00467570">
        <w:t xml:space="preserve"> formulation</w:t>
      </w:r>
      <w:r w:rsidR="003D6D7C" w:rsidRPr="00467570">
        <w:t xml:space="preserve">, PI and salt </w:t>
      </w:r>
      <w:r w:rsidR="00CF098C" w:rsidRPr="00467570">
        <w:t>additives</w:t>
      </w:r>
      <w:r w:rsidR="002F7D43" w:rsidRPr="00467570">
        <w:t xml:space="preserve">, </w:t>
      </w:r>
      <w:r w:rsidR="005B5DA6" w:rsidRPr="00467570">
        <w:t xml:space="preserve">are present in relatively </w:t>
      </w:r>
      <w:r w:rsidR="00106FA8">
        <w:t xml:space="preserve">such </w:t>
      </w:r>
      <w:r w:rsidR="005B5DA6" w:rsidRPr="00467570">
        <w:t>low quantitie</w:t>
      </w:r>
      <w:r w:rsidR="006E6A0A">
        <w:t>s</w:t>
      </w:r>
      <w:r w:rsidR="00FF5B7F">
        <w:t xml:space="preserve"> </w:t>
      </w:r>
      <w:r w:rsidR="006E6A0A">
        <w:t xml:space="preserve">that </w:t>
      </w:r>
      <w:r w:rsidR="00106FA8">
        <w:t>their contribution towards</w:t>
      </w:r>
      <w:r w:rsidR="005B5DA6" w:rsidRPr="00467570">
        <w:t xml:space="preserve"> the properties of the </w:t>
      </w:r>
      <w:r w:rsidR="00121C7A" w:rsidRPr="00467570">
        <w:t>pyrolytic carbon</w:t>
      </w:r>
      <w:r w:rsidR="005B5DA6" w:rsidRPr="00467570">
        <w:t xml:space="preserve"> material</w:t>
      </w:r>
      <w:r w:rsidR="00106FA8">
        <w:t xml:space="preserve"> is small</w:t>
      </w:r>
      <w:r w:rsidR="005B5DA6" w:rsidRPr="00467570">
        <w:t xml:space="preserve">. </w:t>
      </w:r>
    </w:p>
    <w:p w14:paraId="620E2AAD" w14:textId="13C2B47D" w:rsidR="003128F3" w:rsidRPr="00467570" w:rsidRDefault="00F42C38" w:rsidP="00DC497F">
      <w:pPr>
        <w:pStyle w:val="Els-body-text"/>
        <w:spacing w:line="240" w:lineRule="auto"/>
        <w:jc w:val="left"/>
        <w:rPr>
          <w:noProof/>
        </w:rPr>
      </w:pPr>
      <w:r>
        <w:rPr>
          <w:noProof/>
        </w:rPr>
        <w:drawing>
          <wp:anchor distT="0" distB="0" distL="114300" distR="114300" simplePos="0" relativeHeight="251663360" behindDoc="0" locked="0" layoutInCell="1" allowOverlap="1" wp14:anchorId="3A28D5A0" wp14:editId="50D281FF">
            <wp:simplePos x="0" y="0"/>
            <wp:positionH relativeFrom="column">
              <wp:posOffset>3908757</wp:posOffset>
            </wp:positionH>
            <wp:positionV relativeFrom="paragraph">
              <wp:posOffset>66040</wp:posOffset>
            </wp:positionV>
            <wp:extent cx="2030095" cy="1727835"/>
            <wp:effectExtent l="0" t="0" r="1905" b="0"/>
            <wp:wrapThrough wrapText="bothSides">
              <wp:wrapPolygon edited="0">
                <wp:start x="19458" y="0"/>
                <wp:lineTo x="5405" y="794"/>
                <wp:lineTo x="4865" y="1111"/>
                <wp:lineTo x="5405" y="2858"/>
                <wp:lineTo x="3784" y="4287"/>
                <wp:lineTo x="3513" y="4763"/>
                <wp:lineTo x="3648" y="5398"/>
                <wp:lineTo x="2432" y="6192"/>
                <wp:lineTo x="1757" y="7144"/>
                <wp:lineTo x="1757" y="7938"/>
                <wp:lineTo x="946" y="9685"/>
                <wp:lineTo x="946" y="10002"/>
                <wp:lineTo x="1486" y="10479"/>
                <wp:lineTo x="541" y="12066"/>
                <wp:lineTo x="135" y="12860"/>
                <wp:lineTo x="0" y="13813"/>
                <wp:lineTo x="676" y="15559"/>
                <wp:lineTo x="270" y="16194"/>
                <wp:lineTo x="405" y="16829"/>
                <wp:lineTo x="1351" y="18099"/>
                <wp:lineTo x="270" y="20004"/>
                <wp:lineTo x="270" y="20481"/>
                <wp:lineTo x="1216" y="21116"/>
                <wp:lineTo x="3108" y="21433"/>
                <wp:lineTo x="5270" y="21433"/>
                <wp:lineTo x="6486" y="21433"/>
                <wp:lineTo x="6351" y="20798"/>
                <wp:lineTo x="13783" y="20639"/>
                <wp:lineTo x="17431" y="19846"/>
                <wp:lineTo x="17296" y="18099"/>
                <wp:lineTo x="21215" y="14606"/>
                <wp:lineTo x="20945" y="13654"/>
                <wp:lineTo x="19053" y="13019"/>
                <wp:lineTo x="16891" y="10479"/>
                <wp:lineTo x="18242" y="7938"/>
                <wp:lineTo x="18647" y="6351"/>
                <wp:lineTo x="18512" y="5398"/>
                <wp:lineTo x="19323" y="5398"/>
                <wp:lineTo x="19593" y="4287"/>
                <wp:lineTo x="19188" y="2858"/>
                <wp:lineTo x="21485" y="1905"/>
                <wp:lineTo x="21485" y="1270"/>
                <wp:lineTo x="20269" y="0"/>
                <wp:lineTo x="19458"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1.png"/>
                    <pic:cNvPicPr/>
                  </pic:nvPicPr>
                  <pic:blipFill rotWithShape="1">
                    <a:blip r:embed="rId9" cstate="print">
                      <a:extLst>
                        <a:ext uri="{28A0092B-C50C-407E-A947-70E740481C1C}">
                          <a14:useLocalDpi xmlns:a14="http://schemas.microsoft.com/office/drawing/2010/main" val="0"/>
                        </a:ext>
                      </a:extLst>
                    </a:blip>
                    <a:srcRect r="65843" b="50083"/>
                    <a:stretch/>
                  </pic:blipFill>
                  <pic:spPr bwMode="auto">
                    <a:xfrm>
                      <a:off x="0" y="0"/>
                      <a:ext cx="2030095" cy="172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95D5111" wp14:editId="453599BD">
            <wp:simplePos x="0" y="0"/>
            <wp:positionH relativeFrom="column">
              <wp:posOffset>3909060</wp:posOffset>
            </wp:positionH>
            <wp:positionV relativeFrom="paragraph">
              <wp:posOffset>2274378</wp:posOffset>
            </wp:positionV>
            <wp:extent cx="2088515" cy="1800225"/>
            <wp:effectExtent l="0" t="0" r="0" b="3175"/>
            <wp:wrapThrough wrapText="bothSides">
              <wp:wrapPolygon edited="0">
                <wp:start x="0" y="0"/>
                <wp:lineTo x="0" y="21486"/>
                <wp:lineTo x="21410" y="21486"/>
                <wp:lineTo x="214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sslinked SU8.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1800225"/>
                    </a:xfrm>
                    <a:prstGeom prst="rect">
                      <a:avLst/>
                    </a:prstGeom>
                  </pic:spPr>
                </pic:pic>
              </a:graphicData>
            </a:graphic>
            <wp14:sizeRelH relativeFrom="page">
              <wp14:pctWidth>0</wp14:pctWidth>
            </wp14:sizeRelH>
            <wp14:sizeRelV relativeFrom="page">
              <wp14:pctHeight>0</wp14:pctHeight>
            </wp14:sizeRelV>
          </wp:anchor>
        </w:drawing>
      </w:r>
      <w:r w:rsidR="003128F3" w:rsidRPr="00467570">
        <w:rPr>
          <w:noProof/>
        </w:rPr>
        <w:drawing>
          <wp:inline distT="0" distB="0" distL="0" distR="0" wp14:anchorId="051D92F2" wp14:editId="31C72BC2">
            <wp:extent cx="3548543" cy="420207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3851" cy="4220198"/>
                    </a:xfrm>
                    <a:prstGeom prst="rect">
                      <a:avLst/>
                    </a:prstGeom>
                    <a:noFill/>
                    <a:ln>
                      <a:noFill/>
                    </a:ln>
                  </pic:spPr>
                </pic:pic>
              </a:graphicData>
            </a:graphic>
          </wp:inline>
        </w:drawing>
      </w:r>
    </w:p>
    <w:p w14:paraId="07137195" w14:textId="54E02253" w:rsidR="003128F3" w:rsidRPr="00467570" w:rsidRDefault="003128F3" w:rsidP="00EE78CD">
      <w:pPr>
        <w:pStyle w:val="Els-caption"/>
        <w:jc w:val="center"/>
      </w:pPr>
      <w:r w:rsidRPr="00467570">
        <w:t xml:space="preserve">Figure </w:t>
      </w:r>
      <w:r>
        <w:t>2</w:t>
      </w:r>
      <w:r w:rsidRPr="00467570">
        <w:t xml:space="preserve">. </w:t>
      </w:r>
      <w:r w:rsidR="00686C14">
        <w:t>P</w:t>
      </w:r>
      <w:r w:rsidRPr="00467570">
        <w:t>hotocrosslinking of Bis-phenol A Novolac Epoxy upon exposure to 365 nm light</w:t>
      </w:r>
      <w:r w:rsidR="00686C14">
        <w:t xml:space="preserve"> in the presence of sulfonium salt showing the structures of the </w:t>
      </w:r>
      <w:r w:rsidR="003D02F0">
        <w:t>glycidyl ether</w:t>
      </w:r>
      <w:r w:rsidR="00763824">
        <w:t xml:space="preserve"> based</w:t>
      </w:r>
      <w:r w:rsidR="003D02F0">
        <w:t xml:space="preserve"> </w:t>
      </w:r>
      <w:r w:rsidR="00686C14">
        <w:t>prepolymer before and after the cationic chain-growth polymerization</w:t>
      </w:r>
      <w:r w:rsidR="000C5E47">
        <w:t xml:space="preserve"> on the right</w:t>
      </w:r>
      <w:r w:rsidRPr="00467570">
        <w:t>.</w:t>
      </w:r>
    </w:p>
    <w:p w14:paraId="04BB1F80" w14:textId="2F97D494" w:rsidR="00BC4E72" w:rsidRPr="00467570" w:rsidRDefault="00582D0C" w:rsidP="00BC4E72">
      <w:pPr>
        <w:pStyle w:val="Els-body-text"/>
        <w:spacing w:after="240"/>
      </w:pPr>
      <w:r>
        <w:lastRenderedPageBreak/>
        <w:t>While p</w:t>
      </w:r>
      <w:r w:rsidR="00EC5372">
        <w:t>olymer</w:t>
      </w:r>
      <w:r>
        <w:t>s, such as crosslinked BPNE,</w:t>
      </w:r>
      <w:r w:rsidR="00662593">
        <w:t xml:space="preserve"> yield glass-like carbon,</w:t>
      </w:r>
      <w:r w:rsidR="0062462C">
        <w:t xml:space="preserve"> some of the latest efforts have</w:t>
      </w:r>
      <w:r w:rsidR="00121A6E">
        <w:t xml:space="preserve"> centered around</w:t>
      </w:r>
      <w:r w:rsidR="0062462C">
        <w:t xml:space="preserve"> the possibility of</w:t>
      </w:r>
      <w:r w:rsidR="00E70388">
        <w:t xml:space="preserve"> giving</w:t>
      </w:r>
      <w:r>
        <w:t xml:space="preserve"> them slightly more graphitic</w:t>
      </w:r>
      <w:r w:rsidR="00E70388">
        <w:t xml:space="preserve"> characteristics</w:t>
      </w:r>
      <w:r w:rsidR="00C4068F">
        <w:t xml:space="preserve"> by modifying the standard MEMS fabrication method</w:t>
      </w:r>
      <w:r w:rsidR="0062462C">
        <w:t xml:space="preserve">. </w:t>
      </w:r>
      <w:r w:rsidR="00BC4E72" w:rsidRPr="00E01BDE">
        <w:t>Cardenas-Benitez</w:t>
      </w:r>
      <w:r w:rsidR="00446156" w:rsidRPr="00E01BDE">
        <w:t xml:space="preserve"> and coworkers</w:t>
      </w:r>
      <w:r w:rsidR="00BC4E72" w:rsidRPr="00E01BDE">
        <w:t xml:space="preserve"> proposed that </w:t>
      </w:r>
      <w:r w:rsidR="00F75571" w:rsidRPr="00E01BDE">
        <w:t xml:space="preserve">internal </w:t>
      </w:r>
      <w:r w:rsidR="00BC4E72" w:rsidRPr="00E01BDE">
        <w:t>mechanical forces</w:t>
      </w:r>
      <w:r w:rsidR="00C4068F" w:rsidRPr="00E01BDE">
        <w:t xml:space="preserve"> related to </w:t>
      </w:r>
      <w:r w:rsidR="00244F43" w:rsidRPr="00E01BDE">
        <w:t>the</w:t>
      </w:r>
      <w:r w:rsidR="00874E0E" w:rsidRPr="00E01BDE">
        <w:t xml:space="preserve"> pyrolysis-induced </w:t>
      </w:r>
      <w:r w:rsidR="00244F43" w:rsidRPr="00E01BDE">
        <w:t xml:space="preserve"> </w:t>
      </w:r>
      <w:r w:rsidR="00C4068F" w:rsidRPr="00E01BDE">
        <w:t>shrinkage</w:t>
      </w:r>
      <w:r w:rsidR="00244F43" w:rsidRPr="00E01BDE">
        <w:t xml:space="preserve"> of </w:t>
      </w:r>
      <w:r w:rsidR="00760C46" w:rsidRPr="00E01BDE">
        <w:t xml:space="preserve">photocrosslinked BPNE </w:t>
      </w:r>
      <w:r w:rsidR="002622BD" w:rsidRPr="00E01BDE">
        <w:t>micro</w:t>
      </w:r>
      <w:r w:rsidR="00760C46" w:rsidRPr="00E01BDE">
        <w:t>wires suspended between BPNE posts</w:t>
      </w:r>
      <w:r w:rsidR="00874E0E" w:rsidRPr="00E01BDE">
        <w:t xml:space="preserve"> </w:t>
      </w:r>
      <w:r w:rsidR="00A83DD9">
        <w:t>are responsible for the</w:t>
      </w:r>
      <w:r w:rsidR="00874E0E" w:rsidRPr="00E01BDE">
        <w:t xml:space="preserve"> substantial </w:t>
      </w:r>
      <w:r w:rsidR="006F142B">
        <w:t>shrinkage, deformation and buckling of suspended fibers</w:t>
      </w:r>
      <w:r w:rsidR="009C0397" w:rsidRPr="00E01BDE">
        <w:t xml:space="preserve"> </w:t>
      </w:r>
      <w:r w:rsidR="009C0397" w:rsidRPr="00E01BDE">
        <w:fldChar w:fldCharType="begin" w:fldLock="1"/>
      </w:r>
      <w:r w:rsidR="002B101A" w:rsidRPr="00E01BDE">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Nanoengineering","id":"ITEM-1","issue":"1","issued":{"date-parts":[["2019","12","26"]]},"page":"38","publisher":"Springer US","title":"Pyrolysis-induced shrinking of three-dimensional structures fabricated by two-photon polymerization: experiment and theoretical model","type":"article-journal","volume":"5"},"uris":["http://www.mendeley.com/documents/?uuid=c12047ae-1886-4245-9a94-5fe187e1d192"]}],"mendeley":{"formattedCitation":"[12]","plainTextFormattedCitation":"[12]","previouslyFormattedCitation":"[12]"},"properties":{"noteIndex":0},"schema":"https://github.com/citation-style-language/schema/raw/master/csl-citation.json"}</w:instrText>
      </w:r>
      <w:r w:rsidR="009C0397" w:rsidRPr="00E01BDE">
        <w:fldChar w:fldCharType="separate"/>
      </w:r>
      <w:r w:rsidR="009C0397" w:rsidRPr="00E01BDE">
        <w:rPr>
          <w:noProof/>
        </w:rPr>
        <w:t>[12]</w:t>
      </w:r>
      <w:r w:rsidR="009C0397" w:rsidRPr="00E01BDE">
        <w:fldChar w:fldCharType="end"/>
      </w:r>
      <w:r w:rsidR="00BC4E72" w:rsidRPr="00E01BDE">
        <w:t>.</w:t>
      </w:r>
      <w:r w:rsidR="00BC4E72" w:rsidRPr="00446156">
        <w:t xml:space="preserve"> </w:t>
      </w:r>
      <w:r w:rsidR="00BC4E72" w:rsidRPr="00467570">
        <w:t xml:space="preserve">The study showed that the structures shrank </w:t>
      </w:r>
      <w:r w:rsidR="00370882">
        <w:t>up to</w:t>
      </w:r>
      <w:r w:rsidR="00BC4E72" w:rsidRPr="00467570">
        <w:t xml:space="preserve"> 70% of their </w:t>
      </w:r>
      <w:r w:rsidR="00370882">
        <w:t>pre-pyrolysis</w:t>
      </w:r>
      <w:r w:rsidR="00BC4E72" w:rsidRPr="00467570">
        <w:t xml:space="preserve"> size</w:t>
      </w:r>
      <w:r w:rsidR="008F3743">
        <w:t>, which is typical in the formation of glass-like carbon</w:t>
      </w:r>
      <w:r w:rsidR="00BC4E72" w:rsidRPr="00467570">
        <w:t xml:space="preserve">. Canton et al. </w:t>
      </w:r>
      <w:r w:rsidR="00BC4E72" w:rsidRPr="00467570">
        <w:fldChar w:fldCharType="begin" w:fldLock="1"/>
      </w:r>
      <w:r w:rsidR="002B101A">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3cce0f85-e6c2-4d65-b906-f16b3008f3d0"]}],"mendeley":{"formattedCitation":"[14]","plainTextFormattedCitation":"[14]","previouslyFormattedCitation":"[14]"},"properties":{"noteIndex":0},"schema":"https://github.com/citation-style-language/schema/raw/master/csl-citation.json"}</w:instrText>
      </w:r>
      <w:r w:rsidR="00BC4E72" w:rsidRPr="00467570">
        <w:fldChar w:fldCharType="separate"/>
      </w:r>
      <w:r w:rsidR="00BC4E72" w:rsidRPr="00467570">
        <w:rPr>
          <w:noProof/>
        </w:rPr>
        <w:t>[14]</w:t>
      </w:r>
      <w:r w:rsidR="00BC4E72" w:rsidRPr="00467570">
        <w:fldChar w:fldCharType="end"/>
      </w:r>
      <w:r w:rsidR="00BC4E72" w:rsidRPr="00467570">
        <w:t xml:space="preserve"> deposited BPNE fibers over BPNE</w:t>
      </w:r>
      <w:r w:rsidR="003F7747" w:rsidRPr="00467570">
        <w:t xml:space="preserve"> posts to form monolithic </w:t>
      </w:r>
      <w:r w:rsidR="003535FA">
        <w:t>micro</w:t>
      </w:r>
      <w:r w:rsidR="00BC4E72" w:rsidRPr="00467570">
        <w:t>structures</w:t>
      </w:r>
      <w:r w:rsidR="006C53FF" w:rsidRPr="00467570">
        <w:t xml:space="preserve">, where the shrinkage and elongation of </w:t>
      </w:r>
      <w:r w:rsidR="00370882">
        <w:t xml:space="preserve">the </w:t>
      </w:r>
      <w:r w:rsidR="006C53FF" w:rsidRPr="00467570">
        <w:t xml:space="preserve">suspended </w:t>
      </w:r>
      <w:r w:rsidR="00370882">
        <w:t>micro</w:t>
      </w:r>
      <w:r w:rsidR="006C53FF" w:rsidRPr="00467570">
        <w:t xml:space="preserve">fibers during pyrolysis appears to </w:t>
      </w:r>
      <w:r w:rsidR="007C387B">
        <w:t xml:space="preserve">have </w:t>
      </w:r>
      <w:r w:rsidR="006C53FF" w:rsidRPr="00467570">
        <w:t>influence</w:t>
      </w:r>
      <w:r w:rsidR="007C387B">
        <w:t>d</w:t>
      </w:r>
      <w:r w:rsidR="006C53FF" w:rsidRPr="00467570">
        <w:t xml:space="preserve"> the final electrical properties. </w:t>
      </w:r>
      <w:r w:rsidR="00BC4E72" w:rsidRPr="00467570">
        <w:t xml:space="preserve">As the </w:t>
      </w:r>
      <w:r w:rsidR="00121A6E">
        <w:t>posts</w:t>
      </w:r>
      <w:r w:rsidR="00BC4E72" w:rsidRPr="00467570">
        <w:t xml:space="preserve"> shrink during pyrolysis, </w:t>
      </w:r>
      <w:r w:rsidR="00121A6E">
        <w:t xml:space="preserve">the </w:t>
      </w:r>
      <w:r w:rsidR="00BC4E72" w:rsidRPr="00467570">
        <w:t xml:space="preserve">shrinkage-induced internal forces </w:t>
      </w:r>
      <w:r w:rsidR="00E60706" w:rsidRPr="00467570">
        <w:t xml:space="preserve">seem to </w:t>
      </w:r>
      <w:r w:rsidR="00BC4E72" w:rsidRPr="00467570">
        <w:t>result in the</w:t>
      </w:r>
      <w:r w:rsidR="00370882">
        <w:t xml:space="preserve"> buckling</w:t>
      </w:r>
      <w:r w:rsidR="00BC4E72" w:rsidRPr="00467570">
        <w:t xml:space="preserve"> of the suspended fibers. Evidence appears to suggest that the electrical conductivity increases when fibers are elongated and stretched as the diameter decrease</w:t>
      </w:r>
      <w:r w:rsidR="006323FC" w:rsidRPr="00467570">
        <w:t>s</w:t>
      </w:r>
      <w:r w:rsidR="00121A6E">
        <w:t xml:space="preserve"> during</w:t>
      </w:r>
      <w:r w:rsidR="00BC4E72" w:rsidRPr="00467570">
        <w:t xml:space="preserve"> free-volume loss </w:t>
      </w:r>
      <w:r w:rsidR="00BC4E72" w:rsidRPr="00467570">
        <w:fldChar w:fldCharType="begin" w:fldLock="1"/>
      </w:r>
      <w:r w:rsidR="002B101A">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3cce0f85-e6c2-4d65-b906-f16b3008f3d0"]}],"mendeley":{"formattedCitation":"[14]","plainTextFormattedCitation":"[14]","previouslyFormattedCitation":"[14]"},"properties":{"noteIndex":0},"schema":"https://github.com/citation-style-language/schema/raw/master/csl-citation.json"}</w:instrText>
      </w:r>
      <w:r w:rsidR="00BC4E72" w:rsidRPr="00467570">
        <w:fldChar w:fldCharType="separate"/>
      </w:r>
      <w:r w:rsidR="00BC4E72" w:rsidRPr="00467570">
        <w:rPr>
          <w:noProof/>
        </w:rPr>
        <w:t>[14]</w:t>
      </w:r>
      <w:r w:rsidR="00BC4E72" w:rsidRPr="00467570">
        <w:fldChar w:fldCharType="end"/>
      </w:r>
      <w:r w:rsidR="00BC4E72" w:rsidRPr="00467570">
        <w:t>.</w:t>
      </w:r>
      <w:r w:rsidR="00E60706" w:rsidRPr="00467570">
        <w:t xml:space="preserve"> These observations</w:t>
      </w:r>
      <w:r w:rsidR="00BC4E72" w:rsidRPr="00467570">
        <w:t xml:space="preserve"> </w:t>
      </w:r>
      <w:r w:rsidR="00244F43">
        <w:t>were the seed</w:t>
      </w:r>
      <w:r w:rsidR="00BC4E72" w:rsidRPr="00467570">
        <w:t xml:space="preserve"> </w:t>
      </w:r>
      <w:r w:rsidR="00244F43">
        <w:t>of our hypothesis</w:t>
      </w:r>
      <w:r w:rsidR="00BC4E72" w:rsidRPr="00467570">
        <w:t xml:space="preserve"> that one could increase the </w:t>
      </w:r>
      <w:r w:rsidR="004C54E8" w:rsidRPr="00467570">
        <w:t>graphitization in</w:t>
      </w:r>
      <w:r w:rsidR="00BC4E72" w:rsidRPr="00467570">
        <w:t xml:space="preserve"> BPNE-derived carbon materials by </w:t>
      </w:r>
      <w:r w:rsidR="00B61445" w:rsidRPr="00467570">
        <w:t>straining</w:t>
      </w:r>
      <w:r w:rsidR="00175053" w:rsidRPr="00467570">
        <w:t xml:space="preserve"> </w:t>
      </w:r>
      <w:r w:rsidR="004C54E8" w:rsidRPr="00467570">
        <w:t>the uncured BPNE just before crosslinking the multifunctional epox</w:t>
      </w:r>
      <w:r w:rsidR="00753CBF" w:rsidRPr="00467570">
        <w:t>ide</w:t>
      </w:r>
      <w:r w:rsidR="004C54E8" w:rsidRPr="00467570">
        <w:t xml:space="preserve"> into </w:t>
      </w:r>
      <w:r w:rsidR="00121A6E">
        <w:t>the</w:t>
      </w:r>
      <w:r w:rsidR="00175053" w:rsidRPr="00467570">
        <w:t xml:space="preserve"> </w:t>
      </w:r>
      <w:r w:rsidR="004C54E8" w:rsidRPr="00467570">
        <w:t>thermoset</w:t>
      </w:r>
      <w:r w:rsidR="00121A6E">
        <w:t>ting</w:t>
      </w:r>
      <w:r w:rsidR="004C54E8" w:rsidRPr="00467570">
        <w:t xml:space="preserve"> </w:t>
      </w:r>
      <w:r w:rsidR="00175053" w:rsidRPr="00467570">
        <w:t>polymer network to be</w:t>
      </w:r>
      <w:r w:rsidR="00BC4E72" w:rsidRPr="00467570">
        <w:t xml:space="preserve"> </w:t>
      </w:r>
      <w:r w:rsidR="00175053" w:rsidRPr="00467570">
        <w:t>pyrolyzed. However, it can be reasonably</w:t>
      </w:r>
      <w:r w:rsidR="00BC4E72" w:rsidRPr="00467570">
        <w:t xml:space="preserve"> expect</w:t>
      </w:r>
      <w:r w:rsidR="00175053" w:rsidRPr="00467570">
        <w:t>ed</w:t>
      </w:r>
      <w:r w:rsidR="00BC4E72" w:rsidRPr="00467570">
        <w:t xml:space="preserve"> that proving this hypothesis </w:t>
      </w:r>
      <w:r w:rsidR="004C54E8" w:rsidRPr="00467570">
        <w:t xml:space="preserve">on the suspended </w:t>
      </w:r>
      <w:r w:rsidR="002622BD">
        <w:t>micro</w:t>
      </w:r>
      <w:r w:rsidR="004C54E8" w:rsidRPr="00467570">
        <w:t xml:space="preserve">wires </w:t>
      </w:r>
      <w:r w:rsidR="00175053" w:rsidRPr="00467570">
        <w:t>fabricated by Cardenas-Benitez and coworkers</w:t>
      </w:r>
      <w:r w:rsidR="00BC4E72" w:rsidRPr="00467570">
        <w:t xml:space="preserve"> will be a remarkable experimental challenge considering the </w:t>
      </w:r>
      <w:r w:rsidR="00287E4C">
        <w:t>geometry</w:t>
      </w:r>
      <w:r w:rsidR="00BC4E72" w:rsidRPr="00467570">
        <w:t xml:space="preserve"> and the precision </w:t>
      </w:r>
      <w:r w:rsidR="00121A6E">
        <w:t>required</w:t>
      </w:r>
      <w:r w:rsidR="004C54E8" w:rsidRPr="00467570">
        <w:t xml:space="preserve"> to controllably stress </w:t>
      </w:r>
      <w:r w:rsidR="00BC4E72" w:rsidRPr="00467570">
        <w:t xml:space="preserve">the </w:t>
      </w:r>
      <w:r w:rsidR="004C54E8" w:rsidRPr="00467570">
        <w:t>precursor material</w:t>
      </w:r>
      <w:r w:rsidR="00BC4E72" w:rsidRPr="00467570">
        <w:t xml:space="preserve"> at such scales. This</w:t>
      </w:r>
      <w:r w:rsidR="00CB61AA">
        <w:t xml:space="preserve"> led us</w:t>
      </w:r>
      <w:r w:rsidR="004B344C" w:rsidRPr="00467570">
        <w:t xml:space="preserve"> </w:t>
      </w:r>
      <w:r w:rsidR="00CB61AA">
        <w:t xml:space="preserve">to propose </w:t>
      </w:r>
      <w:r w:rsidR="004B344C" w:rsidRPr="00467570">
        <w:t>the present</w:t>
      </w:r>
      <w:r w:rsidR="00B61445" w:rsidRPr="00467570">
        <w:t xml:space="preserve"> proof-of-concept</w:t>
      </w:r>
      <w:r w:rsidR="004B344C" w:rsidRPr="00467570">
        <w:t xml:space="preserve"> investigation</w:t>
      </w:r>
      <w:r w:rsidR="00231090">
        <w:t xml:space="preserve"> of</w:t>
      </w:r>
      <w:r w:rsidR="00BC4E72" w:rsidRPr="00467570">
        <w:t xml:space="preserve"> the possibility of </w:t>
      </w:r>
      <w:r w:rsidR="00264AD5">
        <w:t>altering</w:t>
      </w:r>
      <w:r w:rsidR="00BC4E72" w:rsidRPr="00467570">
        <w:t xml:space="preserve"> the electrical </w:t>
      </w:r>
      <w:r w:rsidR="004C54E8" w:rsidRPr="00467570">
        <w:t xml:space="preserve">conductivity of </w:t>
      </w:r>
      <w:r w:rsidR="00264AD5">
        <w:t xml:space="preserve">carbon materials derived from BPNE in the form of </w:t>
      </w:r>
      <w:r w:rsidR="004C54E8" w:rsidRPr="00467570">
        <w:t>millimetric sheets</w:t>
      </w:r>
      <w:r w:rsidR="00264AD5">
        <w:t xml:space="preserve"> instead of </w:t>
      </w:r>
      <w:r w:rsidR="004A291F">
        <w:t>micro</w:t>
      </w:r>
      <w:r w:rsidR="00264AD5">
        <w:t>structures, as these can be more easily</w:t>
      </w:r>
      <w:r w:rsidR="004C54E8" w:rsidRPr="00467570">
        <w:t xml:space="preserve"> </w:t>
      </w:r>
      <w:r w:rsidR="00264AD5">
        <w:t>compressed and manipulated</w:t>
      </w:r>
      <w:r w:rsidR="004C54E8" w:rsidRPr="00467570">
        <w:t xml:space="preserve"> before</w:t>
      </w:r>
      <w:r w:rsidR="00BC4E72" w:rsidRPr="00467570">
        <w:t xml:space="preserve"> photocrossli</w:t>
      </w:r>
      <w:r w:rsidR="006D103A" w:rsidRPr="00467570">
        <w:t>nking and pyrolysis</w:t>
      </w:r>
      <w:r w:rsidR="00BC4E72" w:rsidRPr="00467570">
        <w:t>.</w:t>
      </w:r>
    </w:p>
    <w:p w14:paraId="4DCB8E9F" w14:textId="56EF8BEA" w:rsidR="005B5DA6" w:rsidRPr="00467570" w:rsidRDefault="00BF7D51" w:rsidP="00230579">
      <w:pPr>
        <w:pStyle w:val="Els-body-text"/>
        <w:spacing w:after="240"/>
      </w:pPr>
      <w:r>
        <w:t>A few</w:t>
      </w:r>
      <w:r w:rsidR="00430781" w:rsidRPr="00467570">
        <w:t xml:space="preserve"> </w:t>
      </w:r>
      <w:r w:rsidR="005B5DA6" w:rsidRPr="00467570">
        <w:t xml:space="preserve">chemical and physical methods </w:t>
      </w:r>
      <w:r w:rsidR="008B112B" w:rsidRPr="00467570">
        <w:t xml:space="preserve">have been </w:t>
      </w:r>
      <w:r w:rsidR="00430781" w:rsidRPr="00467570">
        <w:t>reported</w:t>
      </w:r>
      <w:r w:rsidR="00C7064A">
        <w:t xml:space="preserve"> for the</w:t>
      </w:r>
      <w:r w:rsidR="00BA0EEF" w:rsidRPr="00467570">
        <w:t xml:space="preserve"> </w:t>
      </w:r>
      <w:r w:rsidR="006C72CC" w:rsidRPr="00467570">
        <w:t>produc</w:t>
      </w:r>
      <w:r w:rsidR="00C7064A">
        <w:t>tion of</w:t>
      </w:r>
      <w:r w:rsidR="006C72CC" w:rsidRPr="00467570">
        <w:t xml:space="preserve"> </w:t>
      </w:r>
      <w:r w:rsidR="00402488">
        <w:t>glass-like carbon</w:t>
      </w:r>
      <w:r w:rsidR="006C72CC" w:rsidRPr="00467570">
        <w:t xml:space="preserve"> with </w:t>
      </w:r>
      <w:r w:rsidR="00402488">
        <w:t>more</w:t>
      </w:r>
      <w:r w:rsidR="006C72CC" w:rsidRPr="00467570">
        <w:t xml:space="preserve"> gra</w:t>
      </w:r>
      <w:r w:rsidR="00167282" w:rsidRPr="00467570">
        <w:t>ph</w:t>
      </w:r>
      <w:r w:rsidR="006C72CC" w:rsidRPr="00467570">
        <w:t>itic character</w:t>
      </w:r>
      <w:r w:rsidR="00402488">
        <w:t>istics</w:t>
      </w:r>
      <w:r w:rsidR="00167282" w:rsidRPr="00467570">
        <w:t xml:space="preserve"> by purposely altering the </w:t>
      </w:r>
      <w:r w:rsidR="00E06FEA">
        <w:t>mesoscale morphology</w:t>
      </w:r>
      <w:r w:rsidR="003D158D">
        <w:t xml:space="preserve"> of</w:t>
      </w:r>
      <w:r w:rsidR="00C7064A">
        <w:t xml:space="preserve"> </w:t>
      </w:r>
      <w:r w:rsidR="00313482">
        <w:t>macroscopic</w:t>
      </w:r>
      <w:r w:rsidR="00E06FEA">
        <w:t xml:space="preserve"> </w:t>
      </w:r>
      <w:r w:rsidR="00167282" w:rsidRPr="00467570">
        <w:t>polymer</w:t>
      </w:r>
      <w:r w:rsidR="00313482">
        <w:t xml:space="preserve"> samples</w:t>
      </w:r>
      <w:r w:rsidR="00167282" w:rsidRPr="00467570">
        <w:t xml:space="preserve"> </w:t>
      </w:r>
      <w:r w:rsidR="00EB69EA" w:rsidRPr="00467570">
        <w:t>before pyrolysis</w:t>
      </w:r>
      <w:r w:rsidR="006C72CC" w:rsidRPr="00467570">
        <w:t xml:space="preserve"> </w:t>
      </w:r>
      <w:r w:rsidR="005B5DA6" w:rsidRPr="00467570">
        <w:fldChar w:fldCharType="begin" w:fldLock="1"/>
      </w:r>
      <w:r w:rsidR="002B101A">
        <w:instrText>ADDIN CSL_CITATION {"citationItems":[{"id":"ITEM-1","itemData":{"DOI":"10.1021/acsnano.5b03134","ISSN":"1936086X","abstract":"Graphene nanoribbon (GNR) is an important candidate for future nanoelectronics due to its high carrier mobility and dimension-controlled band gap. Polymer-templated growth is a promising method toward high quality and massive production of GNRs. However, the obtained GNRs so far are still quite defective. In order to rationally control the crystallinity of the synthesized GNRs, herein we systematically investigate the effect of polymer chemical structure on their templated growth of GNRs. We studied the morphology/dimensions, composition, graphitization degree, and electrical conductivity of GNRs derived from four different types of electrospun polymers. The four polymers polystyrene (PS), poly(vinyl alcohol) (PVA), polyvinylphenol (PVP), and Novolac (a phenolic resin) are chosen to investigate the effect of metal binding and the effect of aromatic moieties. We found that metal-binding functional groups are crucial for obtaining uniform and continuous GNRs. On the other hand, a polymer with aromatic moiet...","author":[{"dropping-particle":"","family":"Liu","given":"Nan","non-dropping-particle":"","parse-names":false,"suffix":""},{"dropping-particle":"","family":"Kim","given":"Kwanpyo","non-dropping-particle":"","parse-names":false,"suffix":""},{"dropping-particle":"","family":"Jeong","given":"Hu Young","non-dropping-particle":"","parse-names":false,"suffix":""},{"dropping-particle":"","family":"Hsu","given":"Po Chun","non-dropping-particle":"","parse-names":false,"suffix":""},{"dropping-particle":"","family":"Cui","given":"Yi","non-dropping-particle":"","parse-names":false,"suffix":""},{"dropping-particle":"","family":"Bao","given":"Zhenan","non-dropping-particle":"","parse-names":false,"suffix":""}],"container-title":"ACS Nano","id":"ITEM-1","issue":"9","issued":{"date-parts":[["2015"]]},"page":"9043-9049","title":"Effect of Chemical Structure on Polymer-Templated Growth of Graphitic Nanoribbons","type":"article-journal","volume":"9"},"uris":["http://www.mendeley.com/documents/?uuid=e7f7b7b1-f26f-4252-a2df-91e47db918fb"]},{"id":"ITEM-2","itemData":{"DOI":"10.1016/j.compscitech.2007.06.028","ISSN":"02663538","abstract":"Carbon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Technology","id":"ITEM-2","issue":"2","issued":{"date-parts":[["2008","2"]]},"page":"410-416","title":"The electronic transport properties and microstructure of carbon nanofiber/epoxy composites","type":"article-journal","volume":"68"},"uris":["http://www.mendeley.com/documents/?uuid=24f99712-90f2-42ea-a162-a8836351468e"]},{"id":"ITEM-3","itemData":{"DOI":"10.1038/s41598-017-16424-z","ISSN":"2045-2322","abstract":"Graphitic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Reports","id":"ITEM-3","issue":"1","issued":{"date-parts":[["2017","12","29"]]},"page":"16551","title":"Graphitizing Non-graphitizable Carbons by Stress-induced Routes","type":"article-journal","volume":"7"},"uris":["http://www.mendeley.com/documents/?uuid=c7d8e80c-833d-43d5-b992-b1d82c75e88c"]},{"id":"ITEM-4","itemData":{"DOI":"10.1016/j.carbon.2014.01.009","ISSN":"00086223","abstract":"Carbon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-4","issued":{"date-parts":[["2014","5"]]},"page":"338-342","title":"Improved conductivity of suspended carbon fibers through integration of C-MEMS and Electro-Mechanical Spinning technologies","type":"article-journal","volume":"71"},"uris":["http://www.mendeley.com/documents/?uuid=3cce0f85-e6c2-4d65-b906-f16b3008f3d0"]}],"mendeley":{"formattedCitation":"[14–17]","plainTextFormattedCitation":"[14–17]","previouslyFormattedCitation":"[14–17]"},"properties":{"noteIndex":0},"schema":"https://github.com/citation-style-language/schema/raw/master/csl-citation.json"}</w:instrText>
      </w:r>
      <w:r w:rsidR="005B5DA6" w:rsidRPr="00467570">
        <w:fldChar w:fldCharType="separate"/>
      </w:r>
      <w:r w:rsidR="005B5DA6" w:rsidRPr="00467570">
        <w:rPr>
          <w:noProof/>
        </w:rPr>
        <w:t>[14–17]</w:t>
      </w:r>
      <w:r w:rsidR="005B5DA6" w:rsidRPr="00467570">
        <w:fldChar w:fldCharType="end"/>
      </w:r>
      <w:r w:rsidR="00167282" w:rsidRPr="00467570">
        <w:t>.</w:t>
      </w:r>
      <w:r w:rsidR="005B5DA6" w:rsidRPr="00467570">
        <w:t xml:space="preserve"> </w:t>
      </w:r>
      <w:r w:rsidR="00167282" w:rsidRPr="00467570">
        <w:t xml:space="preserve">Specifically, </w:t>
      </w:r>
      <w:r w:rsidR="00430781" w:rsidRPr="00467570">
        <w:t>t</w:t>
      </w:r>
      <w:r w:rsidR="005B5DA6" w:rsidRPr="00467570">
        <w:t xml:space="preserve">he idea of mechanically compressing </w:t>
      </w:r>
      <w:r w:rsidR="00485B37">
        <w:t>polymers</w:t>
      </w:r>
      <w:r w:rsidR="005B5DA6" w:rsidRPr="00467570">
        <w:t xml:space="preserve"> to increase the crystallinity </w:t>
      </w:r>
      <w:r w:rsidR="00485B37">
        <w:t>before carbonization</w:t>
      </w:r>
      <w:r w:rsidR="00EB69EA" w:rsidRPr="00467570">
        <w:t>,</w:t>
      </w:r>
      <w:r w:rsidR="005B5DA6" w:rsidRPr="00467570">
        <w:t xml:space="preserve"> and </w:t>
      </w:r>
      <w:r w:rsidR="00485B37">
        <w:t xml:space="preserve">produce a carbon material with a higher </w:t>
      </w:r>
      <w:r w:rsidR="005B5DA6" w:rsidRPr="00467570">
        <w:t>electrical conductivity</w:t>
      </w:r>
      <w:r w:rsidR="002466A0">
        <w:t>,</w:t>
      </w:r>
      <w:r w:rsidR="00230579" w:rsidRPr="00467570">
        <w:t xml:space="preserve"> was successfully employed</w:t>
      </w:r>
      <w:r w:rsidR="005B5DA6" w:rsidRPr="00467570">
        <w:t xml:space="preserve"> </w:t>
      </w:r>
      <w:r w:rsidR="00230579" w:rsidRPr="00467570">
        <w:t>by Ghazinejad and coworkers</w:t>
      </w:r>
      <w:r w:rsidR="005B5DA6" w:rsidRPr="00467570">
        <w:t xml:space="preserve"> </w:t>
      </w:r>
      <w:r w:rsidR="005B5DA6" w:rsidRPr="00467570">
        <w:fldChar w:fldCharType="begin" w:fldLock="1"/>
      </w:r>
      <w:r w:rsidR="002B101A">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c7d8e80c-833d-43d5-b992-b1d82c75e88c"]}],"mendeley":{"formattedCitation":"[17]","plainTextFormattedCitation":"[17]","previouslyFormattedCitation":"[17]"},"properties":{"noteIndex":0},"schema":"https://github.com/citation-style-language/schema/raw/master/csl-citation.json"}</w:instrText>
      </w:r>
      <w:r w:rsidR="005B5DA6" w:rsidRPr="00467570">
        <w:fldChar w:fldCharType="separate"/>
      </w:r>
      <w:r w:rsidR="005B5DA6" w:rsidRPr="00467570">
        <w:rPr>
          <w:noProof/>
        </w:rPr>
        <w:t>[17]</w:t>
      </w:r>
      <w:r w:rsidR="005B5DA6" w:rsidRPr="00467570">
        <w:fldChar w:fldCharType="end"/>
      </w:r>
      <w:r w:rsidR="00230579" w:rsidRPr="00467570">
        <w:t>.</w:t>
      </w:r>
      <w:r w:rsidR="005B5DA6" w:rsidRPr="00467570">
        <w:t xml:space="preserve"> </w:t>
      </w:r>
      <w:r w:rsidR="00230579" w:rsidRPr="00467570">
        <w:t>In th</w:t>
      </w:r>
      <w:r w:rsidR="00C70F9D" w:rsidRPr="00467570">
        <w:t>at</w:t>
      </w:r>
      <w:r w:rsidR="00230579" w:rsidRPr="00467570">
        <w:t xml:space="preserve"> case, t</w:t>
      </w:r>
      <w:r w:rsidR="005B5DA6" w:rsidRPr="00467570">
        <w:t xml:space="preserve">he effect of compression and tension on the degree of graphitization and molecular alignment of </w:t>
      </w:r>
      <w:r w:rsidR="000B5A3A">
        <w:t xml:space="preserve">mats of </w:t>
      </w:r>
      <w:r w:rsidR="005B5DA6" w:rsidRPr="00467570">
        <w:t>polyacrylonitrile (PAN) fibers</w:t>
      </w:r>
      <w:r w:rsidR="00230579" w:rsidRPr="00467570">
        <w:t xml:space="preserve"> was investigated</w:t>
      </w:r>
      <w:r w:rsidR="005B5DA6" w:rsidRPr="00467570">
        <w:t xml:space="preserve">. </w:t>
      </w:r>
      <w:r w:rsidR="00B633FC" w:rsidRPr="00467570">
        <w:t>The</w:t>
      </w:r>
      <w:r w:rsidR="005B5DA6" w:rsidRPr="00467570">
        <w:t xml:space="preserve"> </w:t>
      </w:r>
      <w:r w:rsidR="00B633FC" w:rsidRPr="00467570">
        <w:t xml:space="preserve">forces involved in </w:t>
      </w:r>
      <w:r w:rsidR="000B5A3A">
        <w:t>far-field</w:t>
      </w:r>
      <w:r w:rsidR="00B633FC" w:rsidRPr="00467570">
        <w:t xml:space="preserve"> </w:t>
      </w:r>
      <w:r w:rsidR="005B5DA6" w:rsidRPr="00467570">
        <w:t>electrospinning</w:t>
      </w:r>
      <w:r w:rsidR="00753CF3">
        <w:t xml:space="preserve"> using</w:t>
      </w:r>
      <w:r w:rsidR="00B633FC" w:rsidRPr="00467570">
        <w:t xml:space="preserve"> carbon nanotubes as templating agents</w:t>
      </w:r>
      <w:r w:rsidR="003C536A">
        <w:t xml:space="preserve"> contributed</w:t>
      </w:r>
      <w:r w:rsidR="005B5DA6" w:rsidRPr="00467570">
        <w:t xml:space="preserve"> </w:t>
      </w:r>
      <w:r w:rsidR="003C536A">
        <w:t xml:space="preserve">to </w:t>
      </w:r>
      <w:r w:rsidR="003902C6">
        <w:t xml:space="preserve">the </w:t>
      </w:r>
      <w:r w:rsidR="00753CF3">
        <w:t>increas</w:t>
      </w:r>
      <w:r w:rsidR="003C536A">
        <w:t>e</w:t>
      </w:r>
      <w:r w:rsidR="00753CF3">
        <w:t xml:space="preserve"> </w:t>
      </w:r>
      <w:r w:rsidR="003902C6">
        <w:t xml:space="preserve">in </w:t>
      </w:r>
      <w:r w:rsidR="00753CF3">
        <w:t xml:space="preserve">the </w:t>
      </w:r>
      <w:r w:rsidR="005B5DA6" w:rsidRPr="00467570">
        <w:t>orient</w:t>
      </w:r>
      <w:r w:rsidR="00753CF3">
        <w:t>ation</w:t>
      </w:r>
      <w:r w:rsidR="00D5523B">
        <w:t xml:space="preserve"> of</w:t>
      </w:r>
      <w:r w:rsidR="005B5DA6" w:rsidRPr="00467570">
        <w:t xml:space="preserve"> the </w:t>
      </w:r>
      <w:r w:rsidR="005D11A4">
        <w:t>macro</w:t>
      </w:r>
      <w:r w:rsidR="005B5DA6" w:rsidRPr="00467570">
        <w:t xml:space="preserve">molecular </w:t>
      </w:r>
      <w:r w:rsidR="005B5DA6" w:rsidRPr="00615000">
        <w:t>chains</w:t>
      </w:r>
      <w:r w:rsidR="00A322C7" w:rsidRPr="00615000">
        <w:t xml:space="preserve"> before </w:t>
      </w:r>
      <w:r w:rsidR="003C536A" w:rsidRPr="00615000">
        <w:t>pyrolysis</w:t>
      </w:r>
      <w:r w:rsidR="00167282" w:rsidRPr="00615000">
        <w:t>.</w:t>
      </w:r>
      <w:r w:rsidR="00B633FC" w:rsidRPr="00615000">
        <w:t xml:space="preserve"> Thermal crosslinking</w:t>
      </w:r>
      <w:r w:rsidR="00280236" w:rsidRPr="00615000">
        <w:t xml:space="preserve"> via cyclization</w:t>
      </w:r>
      <w:r w:rsidR="00615000" w:rsidRPr="00615000">
        <w:t xml:space="preserve"> of the nitrile groups</w:t>
      </w:r>
      <w:r w:rsidR="00B633FC" w:rsidRPr="00467570">
        <w:t xml:space="preserve"> was employed to lock the polymer into a </w:t>
      </w:r>
      <w:r w:rsidR="00C7064A">
        <w:t xml:space="preserve">more crystalline </w:t>
      </w:r>
      <w:r w:rsidR="00B633FC" w:rsidRPr="00467570">
        <w:t>network</w:t>
      </w:r>
      <w:r w:rsidR="00DF7C98">
        <w:t xml:space="preserve"> promoted</w:t>
      </w:r>
      <w:r w:rsidR="003C536A">
        <w:t xml:space="preserve"> by</w:t>
      </w:r>
      <w:r w:rsidR="00B633FC" w:rsidRPr="00467570">
        <w:t xml:space="preserve"> the mechanical stress</w:t>
      </w:r>
      <w:r w:rsidR="003902C6">
        <w:t>es</w:t>
      </w:r>
      <w:r w:rsidR="00B633FC" w:rsidRPr="00467570">
        <w:t>.</w:t>
      </w:r>
      <w:r w:rsidR="005B5DA6" w:rsidRPr="00467570">
        <w:t xml:space="preserve"> </w:t>
      </w:r>
      <w:r w:rsidR="000B5A3A">
        <w:t>Mats of crosslinked PAN fibers</w:t>
      </w:r>
      <w:r w:rsidR="005B5DA6" w:rsidRPr="00467570">
        <w:t xml:space="preserve"> were pyrolyzed for samples with and without the</w:t>
      </w:r>
      <w:r w:rsidR="00B633FC" w:rsidRPr="00467570">
        <w:t xml:space="preserve"> </w:t>
      </w:r>
      <w:r w:rsidR="005B5DA6" w:rsidRPr="00467570">
        <w:t>mechanical strain. Their results show</w:t>
      </w:r>
      <w:r w:rsidR="00B633FC" w:rsidRPr="00467570">
        <w:t>ed</w:t>
      </w:r>
      <w:r w:rsidR="005B5DA6" w:rsidRPr="00467570">
        <w:t xml:space="preserve"> that</w:t>
      </w:r>
      <w:r w:rsidR="00A631B2">
        <w:t xml:space="preserve"> by combining</w:t>
      </w:r>
      <w:r w:rsidR="00B166FC" w:rsidRPr="00467570">
        <w:t xml:space="preserve"> </w:t>
      </w:r>
      <w:r w:rsidR="005B5DA6" w:rsidRPr="00467570">
        <w:t>thermal crosslinking and mechan</w:t>
      </w:r>
      <w:r w:rsidR="003D5F0F" w:rsidRPr="00467570">
        <w:t>ical stress, the previously “non-</w:t>
      </w:r>
      <w:r w:rsidR="005B5DA6" w:rsidRPr="00467570">
        <w:t xml:space="preserve">graphitizable” PAN </w:t>
      </w:r>
      <w:r w:rsidR="00A11145">
        <w:t>produced</w:t>
      </w:r>
      <w:r w:rsidR="005B5DA6" w:rsidRPr="00467570">
        <w:t xml:space="preserve"> a </w:t>
      </w:r>
      <w:r w:rsidR="00A11145">
        <w:t xml:space="preserve">more </w:t>
      </w:r>
      <w:r w:rsidR="006B535B" w:rsidRPr="00467570">
        <w:t xml:space="preserve">graphitic </w:t>
      </w:r>
      <w:r w:rsidR="005B5DA6" w:rsidRPr="00467570">
        <w:t>carbon material</w:t>
      </w:r>
      <w:r w:rsidR="00D04C3A">
        <w:t xml:space="preserve"> as </w:t>
      </w:r>
      <w:r w:rsidR="00734CE8">
        <w:t>evidenced</w:t>
      </w:r>
      <w:r w:rsidR="00D04C3A">
        <w:t xml:space="preserve"> by</w:t>
      </w:r>
      <w:r w:rsidR="00A11145">
        <w:t xml:space="preserve"> </w:t>
      </w:r>
      <w:r w:rsidR="00CD509F">
        <w:t xml:space="preserve">the </w:t>
      </w:r>
      <w:r w:rsidR="00734CE8">
        <w:t xml:space="preserve">Raman spectral features </w:t>
      </w:r>
      <w:r w:rsidR="005B5DA6" w:rsidRPr="00467570">
        <w:t>and electrical conductivity</w:t>
      </w:r>
      <w:r w:rsidR="002F6333" w:rsidRPr="00467570">
        <w:t>.</w:t>
      </w:r>
      <w:r w:rsidR="00B166FC" w:rsidRPr="00467570">
        <w:t xml:space="preserve"> </w:t>
      </w:r>
      <w:r w:rsidR="00CD509F">
        <w:t>The potential contribution of a reduction in the macroporosity of the samples towards the increase in electrical conductivity was not di</w:t>
      </w:r>
      <w:r w:rsidR="00CD509F" w:rsidRPr="003B00F4">
        <w:t>scussed.</w:t>
      </w:r>
      <w:r w:rsidR="00CD509F">
        <w:t xml:space="preserve"> </w:t>
      </w:r>
      <w:r w:rsidR="00B633FC" w:rsidRPr="00467570">
        <w:t>C</w:t>
      </w:r>
      <w:r w:rsidR="00B166FC" w:rsidRPr="00467570">
        <w:t xml:space="preserve">ompression </w:t>
      </w:r>
      <w:r w:rsidR="00B633FC" w:rsidRPr="00467570">
        <w:t xml:space="preserve">appears to </w:t>
      </w:r>
      <w:r w:rsidR="00CD509F">
        <w:t xml:space="preserve">have </w:t>
      </w:r>
      <w:r w:rsidR="00B166FC" w:rsidRPr="00467570">
        <w:t>result</w:t>
      </w:r>
      <w:r w:rsidR="00CD509F">
        <w:t>ed</w:t>
      </w:r>
      <w:r w:rsidR="00B166FC" w:rsidRPr="00467570">
        <w:t xml:space="preserve"> in </w:t>
      </w:r>
      <w:r w:rsidR="00913BE8" w:rsidRPr="00467570">
        <w:t xml:space="preserve">carbon materials with </w:t>
      </w:r>
      <w:r w:rsidR="00B166FC" w:rsidRPr="00467570">
        <w:t xml:space="preserve">higher conductivity than </w:t>
      </w:r>
      <w:r w:rsidR="00913BE8" w:rsidRPr="00467570">
        <w:t xml:space="preserve">samples </w:t>
      </w:r>
      <w:r w:rsidR="00273C4C" w:rsidRPr="00467570">
        <w:t>that were crosslinked under tension</w:t>
      </w:r>
      <w:r w:rsidR="00B166FC" w:rsidRPr="00467570">
        <w:t>.</w:t>
      </w:r>
      <w:r w:rsidR="000B4C83">
        <w:t xml:space="preserve"> </w:t>
      </w:r>
      <w:r w:rsidR="00D21A4A" w:rsidRPr="003B00F4">
        <w:t>Th</w:t>
      </w:r>
      <w:r w:rsidR="003A3F4C" w:rsidRPr="003B00F4">
        <w:t>ese findings</w:t>
      </w:r>
      <w:r w:rsidR="00DB7AB5">
        <w:t xml:space="preserve"> </w:t>
      </w:r>
      <w:r w:rsidR="000E384C" w:rsidRPr="003B00F4">
        <w:t>support our hypothesis that</w:t>
      </w:r>
      <w:r w:rsidR="009D6FA4">
        <w:t xml:space="preserve"> the</w:t>
      </w:r>
      <w:r w:rsidR="00230579" w:rsidRPr="003B00F4">
        <w:t xml:space="preserve"> electrical conductivity of </w:t>
      </w:r>
      <w:r w:rsidR="00746CFD">
        <w:t>polymer-derived carbon materials</w:t>
      </w:r>
      <w:r w:rsidR="00230579" w:rsidRPr="003B00F4">
        <w:t xml:space="preserve"> </w:t>
      </w:r>
      <w:r w:rsidR="000E384C" w:rsidRPr="003B00F4">
        <w:t xml:space="preserve">may </w:t>
      </w:r>
      <w:r w:rsidR="009D6FA4">
        <w:t xml:space="preserve">be </w:t>
      </w:r>
      <w:r w:rsidR="000E384C" w:rsidRPr="003B00F4">
        <w:t>increase</w:t>
      </w:r>
      <w:r w:rsidR="009D6FA4">
        <w:t>d</w:t>
      </w:r>
      <w:r w:rsidR="000E384C" w:rsidRPr="003B00F4">
        <w:t xml:space="preserve"> </w:t>
      </w:r>
      <w:r w:rsidR="00746CFD">
        <w:t>when</w:t>
      </w:r>
      <w:r w:rsidR="006B535B" w:rsidRPr="003B00F4">
        <w:t xml:space="preserve"> mechanical</w:t>
      </w:r>
      <w:r w:rsidR="000E384C" w:rsidRPr="003B00F4">
        <w:t>ly</w:t>
      </w:r>
      <w:r w:rsidR="006B535B" w:rsidRPr="003B00F4">
        <w:t xml:space="preserve"> </w:t>
      </w:r>
      <w:r w:rsidR="000E384C" w:rsidRPr="003B00F4">
        <w:t>pretreating macroscopic samples</w:t>
      </w:r>
      <w:r w:rsidR="000B4C83" w:rsidRPr="003B00F4">
        <w:t>.</w:t>
      </w:r>
      <w:r w:rsidR="00230579" w:rsidRPr="003B00F4">
        <w:t xml:space="preserve"> </w:t>
      </w:r>
      <w:r w:rsidR="00AC0A75">
        <w:t>It is important to point out</w:t>
      </w:r>
      <w:r w:rsidR="000B4C83" w:rsidRPr="003B00F4">
        <w:t xml:space="preserve"> </w:t>
      </w:r>
      <w:r w:rsidR="00AC0A75">
        <w:t xml:space="preserve">that </w:t>
      </w:r>
      <w:r w:rsidR="00E765D4" w:rsidRPr="003B00F4">
        <w:t xml:space="preserve">the idea </w:t>
      </w:r>
      <w:r w:rsidR="00DB7AB5">
        <w:t>herein</w:t>
      </w:r>
      <w:r w:rsidR="00E765D4" w:rsidRPr="003B00F4">
        <w:t xml:space="preserve"> is to compres</w:t>
      </w:r>
      <w:r w:rsidR="00230579" w:rsidRPr="003B00F4">
        <w:t>s</w:t>
      </w:r>
      <w:r w:rsidR="00E765D4" w:rsidRPr="003B00F4">
        <w:t xml:space="preserve"> casted solid sheets</w:t>
      </w:r>
      <w:r w:rsidR="00AC0A75">
        <w:t xml:space="preserve"> </w:t>
      </w:r>
      <w:r w:rsidR="00E765D4" w:rsidRPr="003B00F4">
        <w:t>of the uncured resin</w:t>
      </w:r>
      <w:r w:rsidR="00AC0A75">
        <w:t xml:space="preserve"> </w:t>
      </w:r>
      <w:r w:rsidR="00AC0A75" w:rsidRPr="003B00F4">
        <w:t>close the melting point</w:t>
      </w:r>
      <w:r w:rsidR="00E765D4" w:rsidRPr="003B00F4">
        <w:t xml:space="preserve">, as opposed to </w:t>
      </w:r>
      <w:r w:rsidR="009D6FA4">
        <w:t xml:space="preserve">the previously used </w:t>
      </w:r>
      <w:r w:rsidR="00E765D4" w:rsidRPr="003B00F4">
        <w:t>m</w:t>
      </w:r>
      <w:r w:rsidR="008B53DA">
        <w:t>a</w:t>
      </w:r>
      <w:r w:rsidR="00E765D4" w:rsidRPr="003B00F4">
        <w:t>croporous mats</w:t>
      </w:r>
      <w:r w:rsidR="008B53DA">
        <w:t xml:space="preserve"> of</w:t>
      </w:r>
      <w:r w:rsidR="00AC0A75">
        <w:t xml:space="preserve"> polymer fibers</w:t>
      </w:r>
      <w:r w:rsidR="00040D65">
        <w:t xml:space="preserve"> at higher thermal crosslinking temperatures</w:t>
      </w:r>
      <w:r w:rsidR="00AC0A75">
        <w:t xml:space="preserve"> </w:t>
      </w:r>
      <w:r w:rsidR="00974CE8">
        <w:t>(Figure 3)</w:t>
      </w:r>
      <w:r w:rsidR="00E765D4" w:rsidRPr="003B00F4">
        <w:t xml:space="preserve">. </w:t>
      </w:r>
      <w:r w:rsidR="00040D65">
        <w:t>Compression</w:t>
      </w:r>
      <w:r w:rsidR="00B03279">
        <w:t xml:space="preserve"> of the uncured </w:t>
      </w:r>
      <w:r w:rsidR="00B03279" w:rsidRPr="003B00F4">
        <w:t>Novolac resin</w:t>
      </w:r>
      <w:r w:rsidR="00040D65">
        <w:t xml:space="preserve"> </w:t>
      </w:r>
      <w:r w:rsidR="00B03279">
        <w:t>at</w:t>
      </w:r>
      <w:r w:rsidR="00B03279" w:rsidRPr="003B00F4">
        <w:t xml:space="preserve"> </w:t>
      </w:r>
      <w:r w:rsidR="00B03279">
        <w:t xml:space="preserve">a temperature around </w:t>
      </w:r>
      <w:r w:rsidR="00B03279" w:rsidRPr="003B00F4">
        <w:t>the melting</w:t>
      </w:r>
      <w:r w:rsidR="00B03279">
        <w:t xml:space="preserve"> point</w:t>
      </w:r>
      <w:r w:rsidR="00B03279" w:rsidRPr="003B00F4">
        <w:t xml:space="preserve"> (T</w:t>
      </w:r>
      <w:r w:rsidR="00B03279" w:rsidRPr="003B00F4">
        <w:rPr>
          <w:vertAlign w:val="subscript"/>
        </w:rPr>
        <w:t>m</w:t>
      </w:r>
      <w:r w:rsidR="00B03279" w:rsidRPr="003B00F4">
        <w:t>)</w:t>
      </w:r>
      <w:r w:rsidR="00230579" w:rsidRPr="003B00F4">
        <w:t xml:space="preserve"> </w:t>
      </w:r>
      <w:r w:rsidR="00040D65">
        <w:t>may be expected</w:t>
      </w:r>
      <w:r w:rsidR="00230579" w:rsidRPr="003B00F4">
        <w:t xml:space="preserve"> </w:t>
      </w:r>
      <w:r w:rsidR="00040D65">
        <w:t xml:space="preserve">to be sufficient to </w:t>
      </w:r>
      <w:r w:rsidR="00230579" w:rsidRPr="003B00F4">
        <w:t xml:space="preserve">increase the crystallinity of the macromolecular </w:t>
      </w:r>
      <w:r w:rsidR="002F4D94">
        <w:t>network</w:t>
      </w:r>
      <w:r w:rsidR="002A24C9" w:rsidRPr="003B00F4">
        <w:t xml:space="preserve"> </w:t>
      </w:r>
      <w:r w:rsidR="00B03279">
        <w:t>to be carbonized.</w:t>
      </w:r>
      <w:r w:rsidR="00230579" w:rsidRPr="003B00F4">
        <w:t xml:space="preserve"> </w:t>
      </w:r>
      <w:r w:rsidR="00B03279">
        <w:t xml:space="preserve">The latter </w:t>
      </w:r>
      <w:r w:rsidR="00230579" w:rsidRPr="003B00F4">
        <w:t>given the possibility of</w:t>
      </w:r>
      <w:r w:rsidR="002A24C9" w:rsidRPr="003B00F4">
        <w:t xml:space="preserve"> </w:t>
      </w:r>
      <w:r w:rsidR="00BC596A">
        <w:t xml:space="preserve">mechanically </w:t>
      </w:r>
      <w:r w:rsidR="002A24C9" w:rsidRPr="003B00F4">
        <w:t xml:space="preserve">inducing the formation of more crystalline domains in the </w:t>
      </w:r>
      <w:r w:rsidR="002F4D94">
        <w:t>polymer</w:t>
      </w:r>
      <w:r w:rsidR="00230579" w:rsidRPr="003B00F4">
        <w:t xml:space="preserve"> </w:t>
      </w:r>
      <w:r w:rsidR="00B03279">
        <w:t xml:space="preserve">through the alignment </w:t>
      </w:r>
      <w:r w:rsidR="0056545A" w:rsidRPr="003B00F4">
        <w:t xml:space="preserve">of the </w:t>
      </w:r>
      <w:r w:rsidR="0056545A">
        <w:t>bis-</w:t>
      </w:r>
      <w:r w:rsidR="0056545A" w:rsidRPr="003B00F4">
        <w:t>phenolic groups</w:t>
      </w:r>
      <w:r w:rsidR="0056545A">
        <w:t xml:space="preserve"> </w:t>
      </w:r>
      <w:r w:rsidR="00B03279">
        <w:t>via</w:t>
      </w:r>
      <w:r w:rsidR="00B03279" w:rsidRPr="003B00F4">
        <w:t xml:space="preserve"> π-π stacking</w:t>
      </w:r>
      <w:r w:rsidR="00230579" w:rsidRPr="003B00F4">
        <w:t>.</w:t>
      </w:r>
      <w:r w:rsidR="00E765D4" w:rsidRPr="003B00F4">
        <w:t xml:space="preserve"> </w:t>
      </w:r>
      <w:r w:rsidR="00AF4941">
        <w:t>It is</w:t>
      </w:r>
      <w:r w:rsidR="009D6FA4">
        <w:t xml:space="preserve"> worth noting</w:t>
      </w:r>
      <w:r w:rsidR="00AF4941">
        <w:t xml:space="preserve">, that </w:t>
      </w:r>
      <w:r w:rsidR="00040D65">
        <w:t>applying the mechanical stress</w:t>
      </w:r>
      <w:r w:rsidR="00AF4941">
        <w:t xml:space="preserve"> on </w:t>
      </w:r>
      <w:r w:rsidR="00B03279">
        <w:t xml:space="preserve">the </w:t>
      </w:r>
      <w:r w:rsidR="00AF4941">
        <w:t>crosslinked BPNE</w:t>
      </w:r>
      <w:r w:rsidR="00040D65">
        <w:t xml:space="preserve"> instead of uncured resin</w:t>
      </w:r>
      <w:r w:rsidR="00AF4941">
        <w:t xml:space="preserve"> </w:t>
      </w:r>
      <w:r w:rsidR="009D6FA4">
        <w:t>was</w:t>
      </w:r>
      <w:r w:rsidR="00AF4941">
        <w:t xml:space="preserve"> expected to have a lower effect on the crystallinity</w:t>
      </w:r>
      <w:r w:rsidR="00040D65">
        <w:t xml:space="preserve">, considering the </w:t>
      </w:r>
      <w:r w:rsidR="00AF4941">
        <w:t>T</w:t>
      </w:r>
      <w:r w:rsidR="00AF4941" w:rsidRPr="00AF4941">
        <w:rPr>
          <w:vertAlign w:val="subscript"/>
        </w:rPr>
        <w:t>g</w:t>
      </w:r>
      <w:r w:rsidR="00AF4941">
        <w:t xml:space="preserve"> </w:t>
      </w:r>
      <w:r w:rsidR="00B03279">
        <w:t xml:space="preserve">(&gt; 200 ˚C) </w:t>
      </w:r>
      <w:r w:rsidR="00AF4941">
        <w:t xml:space="preserve">of </w:t>
      </w:r>
      <w:r w:rsidR="009D6FA4">
        <w:t>UV-</w:t>
      </w:r>
      <w:r w:rsidR="00AF4941">
        <w:t xml:space="preserve">crosslinked </w:t>
      </w:r>
      <w:r w:rsidR="00324553">
        <w:t>BPNE</w:t>
      </w:r>
      <w:r w:rsidR="001128AB">
        <w:t xml:space="preserve"> resin</w:t>
      </w:r>
      <w:r w:rsidR="00AF4941">
        <w:t xml:space="preserve">. </w:t>
      </w:r>
    </w:p>
    <w:p w14:paraId="08D0CDBA" w14:textId="6818680E" w:rsidR="005B5DA6" w:rsidRPr="00467570" w:rsidRDefault="004F0826" w:rsidP="003128F3">
      <w:pPr>
        <w:pStyle w:val="Els-body-text"/>
        <w:spacing w:after="240"/>
      </w:pPr>
      <w:r w:rsidRPr="00467570">
        <w:t>Additional insights supporting our hypothesis</w:t>
      </w:r>
      <w:r w:rsidR="0043449E">
        <w:t xml:space="preserve"> </w:t>
      </w:r>
      <w:r w:rsidR="00F07EB2">
        <w:t>were</w:t>
      </w:r>
      <w:r w:rsidR="0043449E">
        <w:t xml:space="preserve"> reported as</w:t>
      </w:r>
      <w:r w:rsidRPr="00467570">
        <w:t xml:space="preserve"> variations</w:t>
      </w:r>
      <w:r w:rsidR="0043449E">
        <w:t xml:space="preserve"> in</w:t>
      </w:r>
      <w:r w:rsidRPr="00467570">
        <w:t xml:space="preserve"> </w:t>
      </w:r>
      <w:r w:rsidR="0083201A" w:rsidRPr="00467570">
        <w:t>electrical conductivity of carbon electrodes upon the application of mechanical stresses</w:t>
      </w:r>
      <w:r w:rsidRPr="00467570">
        <w:t>,</w:t>
      </w:r>
      <w:r w:rsidR="00660ED0">
        <w:t xml:space="preserve"> and</w:t>
      </w:r>
      <w:r w:rsidR="0083201A" w:rsidRPr="00467570">
        <w:t xml:space="preserve"> proposed to be due to an increase in the alignment of the polymer linear segments within the fibers, i.e. </w:t>
      </w:r>
      <w:r w:rsidR="003421C3">
        <w:t>in a similar fashion as</w:t>
      </w:r>
      <w:r w:rsidR="00660ED0">
        <w:t xml:space="preserve"> </w:t>
      </w:r>
      <w:r w:rsidR="00777EAF">
        <w:t xml:space="preserve">in </w:t>
      </w:r>
      <w:r w:rsidR="003421C3">
        <w:t>the</w:t>
      </w:r>
      <w:r w:rsidRPr="00467570">
        <w:t xml:space="preserve"> </w:t>
      </w:r>
      <w:r w:rsidR="0083201A" w:rsidRPr="00467570">
        <w:t xml:space="preserve">templating </w:t>
      </w:r>
      <w:r w:rsidR="003421C3">
        <w:t>phenomenon</w:t>
      </w:r>
      <w:r w:rsidR="0083201A" w:rsidRPr="00467570">
        <w:t xml:space="preserve"> that</w:t>
      </w:r>
      <w:r w:rsidRPr="00467570">
        <w:t xml:space="preserve"> </w:t>
      </w:r>
      <w:r w:rsidR="003421C3">
        <w:t>occurs in</w:t>
      </w:r>
      <w:r w:rsidR="0083201A" w:rsidRPr="00467570">
        <w:t xml:space="preserve"> the electrospinning </w:t>
      </w:r>
      <w:r w:rsidR="00F8529A">
        <w:t>of synthetic polymers</w:t>
      </w:r>
      <w:r w:rsidR="008D0727">
        <w:t xml:space="preserve"> aided by</w:t>
      </w:r>
      <w:r w:rsidR="0083201A" w:rsidRPr="00467570">
        <w:t xml:space="preserve"> carbon nanotubes and graphene sheets</w:t>
      </w:r>
      <w:r w:rsidR="009B5E2D">
        <w:t xml:space="preserve"> </w:t>
      </w:r>
      <w:r w:rsidRPr="00467570">
        <w:fldChar w:fldCharType="begin" w:fldLock="1"/>
      </w:r>
      <w:r w:rsidR="002B101A">
        <w:instrText>ADDIN CSL_CITATION {"citationItems":[{"id":"ITEM-1","itemData":{"DOI":"10.1016/j.carbon.2011.12.021","ISSN":"00086223","abstract":"Single suspended carbon nanofibers on carbon micro-structures were fabricated by directed electrospinning and subsequent pyrolysis at 900 °C of carbon nanotube/polyacrylonitrile (CNT/PAN) composite material. The electrical conductivity of the nanofibers was measured at different weight fractions of CNTs. It was found that the conductivity increased almost two orders of magnitude upon adding 0.5 wt.% CNTs. The correlation between the extent of graphitization and electrical properties of the composite nanofiber was examined by various structural characterization techniques, and the presence of graphitic regions in pyrolyzed CNT/PAN nanofibers was observed that were not present in pure PAN-derived carbon. The influence of fabrication technique on the ordering of carbon sheets in electrospun nanofibers was examined and a templating effect by CNTs that leads to enhanced graphitization is suggested. © 2012 Elsevier Ltd. All rights reserved.","author":[{"dropping-particle":"","family":"Maitra","given":"Tanmoy","non-dropping-particle":"","parse-names":false,"suffix":""},{"dropping-particle":"","family":"Sharma","given":"Swati","non-dropping-particle":"","parse-names":false,"suffix":""},{"dropping-particle":"","family":"Srivastava","given":"Alok","non-dropping-particle":"","parse-names":false,"suffix":""},{"dropping-particle":"","family":"Cho","given":"Yoon Kyoung","non-dropping-particle":"","parse-names":false,"suffix":""},{"dropping-particle":"","family":"Madou","given":"Marc","non-dropping-particle":"","parse-names":false,"suffix":""},{"dropping-particle":"","family":"Sharma","given":"Ashutosh","non-dropping-particle":"","parse-names":false,"suffix":""}],"container-title":"Carbon","id":"ITEM-1","issue":"5","issued":{"date-parts":[["2012"]]},"page":"1753-1761","publisher":"Elsevier Ltd","title":"Improved graphitization and electrical conductivity of suspended carbon nanofibers derived from carbon nanotube/polyacrylonitrile composites by directed electrospinning","type":"article-journal","volume":"50"},"uris":["http://www.mendeley.com/documents/?uuid=a4cd7155-1d28-40f9-a5de-e9d3e80f7481"]},{"id":"ITEM-2","itemData":{"DOI":"10.1021/jp061138s","ISSN":"1520-6106","abstract":"The use of carbon nanomaterials in various applications requires precise control of their surface and bulk properties. In this paper, we present a strategy for modifying the surface chemistry, wettability, and electrical conductivity of carbon tubes and films through annealing in a vacuum. Experiments were conducted with 60-300 nm nanotubes (nanopipes), produced by noncatalytic chemical vapor deposition (CVD) in a porous alumina template, and with thin films deposited by the same technique on a glassy carbon substrate having the same structure and chemistry of the CNTs. The surface of the as-produced CVD-carbon, treated with sodium hydroxide to remove the alumina template, is hydrophilic, and the bulk electrical conductivity is lower by a factor of 20 than that of fully graphitic multiwalled nanotubes (MWNT) or bulk graphite. The bulk electrical conductivity increases to the conductivity of graphite after annealing at 2000 °C in a high vacuum. The analysis of CNTs by transmission electron microscopy (TEM) and Raman spectroscopy shows the ordering of carbon accompanied by an exponential increase of the in-plane crystallite size, La, with increasing annealing temperature. Environmental scanning electron microscopy (ESEM) was used to study the interaction of CNT with water, and contact angle measurements performed using the sessile drop method on CVDcarbon films demonstrate that the contact angle increases nearly linearly with increasing annealing temperature. © 2006 American Chemical Society.","author":[{"dropping-particle":"","family":"Mattia","given":"D.","non-dropping-particle":"","parse-names":false,"suffix":""},{"dropping-particle":"","family":"Rossi","given":"M. P.","non-dropping-particle":"","parse-names":false,"suffix":""},{"dropping-particle":"","family":"Kim","given":"B. M.","non-dropping-particle":"","parse-names":false,"suffix":""},{"dropping-particle":"","family":"Korneva","given":"G.","non-dropping-particle":"","parse-names":false,"suffix":""},{"dropping-particle":"","family":"Bau","given":"H. H.","non-dropping-particle":"","parse-names":false,"suffix":""},{"dropping-particle":"","family":"Gogotsi","given":"Y.","non-dropping-particle":"","parse-names":false,"suffix":""}],"container-title":"The Journal of Physical Chemistry B","id":"ITEM-2","issue":"20","issued":{"date-parts":[["2006","5"]]},"page":"9850-9855","title":"Effect of Graphitization on the Wettability and Electrical Conductivity of CVD-Carbon Nanotubes and Films","type":"article-journal","volume":"110"},"uris":["http://www.mendeley.com/documents/?uuid=8eb1226b-6cae-4642-a745-82c4365b6fce"]}],"mendeley":{"formattedCitation":"[18,19]","plainTextFormattedCitation":"[18,19]","previouslyFormattedCitation":"[18,19]"},"properties":{"noteIndex":0},"schema":"https://github.com/citation-style-language/schema/raw/master/csl-citation.json"}</w:instrText>
      </w:r>
      <w:r w:rsidRPr="00467570">
        <w:fldChar w:fldCharType="separate"/>
      </w:r>
      <w:r w:rsidRPr="00467570">
        <w:rPr>
          <w:noProof/>
        </w:rPr>
        <w:t>[18,19]</w:t>
      </w:r>
      <w:r w:rsidRPr="00467570">
        <w:fldChar w:fldCharType="end"/>
      </w:r>
      <w:r w:rsidR="0083201A" w:rsidRPr="00467570">
        <w:t xml:space="preserve">. </w:t>
      </w:r>
      <w:r w:rsidRPr="00467570">
        <w:t>T</w:t>
      </w:r>
      <w:r w:rsidR="0083201A" w:rsidRPr="00467570">
        <w:t xml:space="preserve">he electrical conductivity of carbon electrodes </w:t>
      </w:r>
      <w:r w:rsidRPr="00467570">
        <w:t>increased</w:t>
      </w:r>
      <w:r w:rsidR="0083201A" w:rsidRPr="00467570">
        <w:t xml:space="preserve"> after pyrolysis, as the precursor </w:t>
      </w:r>
      <w:r w:rsidR="00F8529A">
        <w:t>macromolecular</w:t>
      </w:r>
      <w:r w:rsidR="0083201A" w:rsidRPr="00467570">
        <w:t xml:space="preserve"> chains align within the fibers yielding carbon structures with higher crystallinity as a result of the internal mechanical stresses that develop during pyrolysis. The use of carbon nanotubes in combination with the hydro-electromechanical forces from the electrospinning process</w:t>
      </w:r>
      <w:r w:rsidRPr="00467570">
        <w:t xml:space="preserve"> also</w:t>
      </w:r>
      <w:r w:rsidR="0083201A" w:rsidRPr="00467570">
        <w:t xml:space="preserve"> appears to result in the alignment of polymer chains</w:t>
      </w:r>
      <w:r w:rsidR="00030F6E">
        <w:t xml:space="preserve"> </w:t>
      </w:r>
      <w:r w:rsidR="00030F6E" w:rsidRPr="00467570">
        <w:fldChar w:fldCharType="begin" w:fldLock="1"/>
      </w:r>
      <w:r w:rsidR="002B101A">
        <w:instrText>ADDIN CSL_CITATION {"citationItems":[{"id":"ITEM-1","itemData":{"DOI":"10.1016/j.electacta.2018.09.013","ISSN":"00134686","abstract":"Carbon's electrochemistry depends on its type and microstructure, and how these affect the electrode's electronic density of states. We demonstrate how pyrolysis of electro-mechanically stressed Polyacrylonitrile (PAN) nanofibers, infused with carbon nanotubes, will result in a unique graphitic electrode, which possesses enhanced and multifaceted electrochemical behavior. As corroborated by materials characterization, the microstructure of the stress-activated pyrolytic carbon (SAPC) characteristically contains a high proportion of disorders in the forms of edge planes and embedded heterogeneous nitrogen atoms. These disorders introduce a range of energy states near the Fermi level, yielding enhanced kinetics in the as-synthesized SAPC electrodes. A comprehensive electrochemical study of the SAPC electrode in surface sensitive ([Fe(CN)6]3-/4-), surface insensitive ([IrCl6]2-/3-), and adsorption sensitive (dopamine) redox probes demonstrates 5–14-fold increases in its heterogeneous electron transfer rate compared to regular PAN-based carbon electrodes. The fast kinetics of SAPC electrodes in adsorption sensitive analytes translates into its capability for simultaneous detection of dopamine, uric acid, and ascorbic acid. The results point to a new class of pyrolytic carbon electrodes with an attractive electrocatalytic capacity, geared toward electrochemical sensing platforms.","author":[{"dropping-particle":"","family":"Holmberg","given":"Sunshine","non-dropping-particle":"","parse-names":false,"suffix":""},{"dropping-particle":"","family":"Ghazinejad","given":"Maziar","non-dropping-particle":"","parse-names":false,"suffix":""},{"dropping-particle":"","family":"Cho","given":"EunByul","non-dropping-particle":"","parse-names":false,"suffix":""},{"dropping-particle":"","family":"George","given":"Derosh","non-dropping-particle":"","parse-names":false,"suffix":""},{"dropping-particle":"","family":"Pollack","given":"Brandon","non-dropping-particle":"","parse-names":false,"suffix":""},{"dropping-particle":"","family":"Perebikovsky","given":"Alexandra","non-dropping-particle":"","parse-names":false,"suffix":""},{"dropping-particle":"","family":"Ragan","given":"Regina","non-dropping-particle":"","parse-names":false,"suffix":""},{"dropping-particle":"","family":"Madou","given":"Marc","non-dropping-particle":"","parse-names":false,"suffix":""}],"container-title":"Electrochimica Acta","id":"ITEM-1","issued":{"date-parts":[["2018","11"]]},"page":"639-648","publisher":"Elsevier Ltd","title":"Stress-activated pyrolytic carbon nanofibers for electrochemical platforms","type":"article-journal","volume":"290"},"uris":["http://www.mendeley.com/documents/?uuid=c5a1383b-2965-4588-a503-ca33d75dfdc8"]},{"id":"ITEM-2","itemData":{"DOI":"10.1038/s41598-017-16424-z","ISSN":"2045-2322","abstract":"Graphitic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Reports","id":"ITEM-2","issue":"1","issued":{"date-parts":[["2017","12","29"]]},"page":"16551","title":"Graphitizing Non-graphitizable Carbons by Stress-induced Routes","type":"article-journal","volume":"7"},"uris":["http://www.mendeley.com/documents/?uuid=c7d8e80c-833d-43d5-b992-b1d82c75e88c"]},{"id":"ITEM-3","itemData":{"DOI":"10.1016/j.compscitech.2007.06.028","ISSN":"02663538","abstract":"Carbon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Technology","id":"ITEM-3","issue":"2","issued":{"date-parts":[["2008","2"]]},"page":"410-416","title":"The electronic transport properties and microstructure of carbon nanofiber/epoxy composites","type":"article-journal","volume":"68"},"uris":["http://www.mendeley.com/documents/?uuid=24f99712-90f2-42ea-a162-a8836351468e"]}],"mendeley":{"formattedCitation":"[16,17,20]","plainTextFormattedCitation":"[16,17,20]","previouslyFormattedCitation":"[16,17,20]"},"properties":{"noteIndex":0},"schema":"https://github.com/citation-style-language/schema/raw/master/csl-citation.json"}</w:instrText>
      </w:r>
      <w:r w:rsidR="00030F6E" w:rsidRPr="00467570">
        <w:fldChar w:fldCharType="separate"/>
      </w:r>
      <w:r w:rsidR="00030F6E" w:rsidRPr="00467570">
        <w:rPr>
          <w:noProof/>
        </w:rPr>
        <w:t>[16,17,20]</w:t>
      </w:r>
      <w:r w:rsidR="00030F6E" w:rsidRPr="00467570">
        <w:fldChar w:fldCharType="end"/>
      </w:r>
      <w:r w:rsidR="0083201A" w:rsidRPr="00467570">
        <w:t xml:space="preserve">, leading to the production of carbon </w:t>
      </w:r>
      <w:r w:rsidR="00D8114D">
        <w:t>materials</w:t>
      </w:r>
      <w:r w:rsidR="0083201A" w:rsidRPr="00467570">
        <w:t xml:space="preserve"> with superior electrical conductivity</w:t>
      </w:r>
      <w:r w:rsidR="00030F6E">
        <w:t>.</w:t>
      </w:r>
      <w:r w:rsidR="0083201A" w:rsidRPr="00467570">
        <w:t xml:space="preserve"> </w:t>
      </w:r>
      <w:r w:rsidR="00030F6E">
        <w:t>These</w:t>
      </w:r>
      <w:r w:rsidR="0083201A" w:rsidRPr="00467570">
        <w:t xml:space="preserve"> </w:t>
      </w:r>
      <w:r w:rsidR="00DB4A5D">
        <w:t>cases are great exemplars</w:t>
      </w:r>
      <w:r w:rsidR="0083201A" w:rsidRPr="00467570">
        <w:t xml:space="preserve"> of the use of the templating mechanism to align polymer chains along the flow axis</w:t>
      </w:r>
      <w:r w:rsidR="00D95D33">
        <w:t xml:space="preserve"> to make conductive materials from patternable polymers</w:t>
      </w:r>
      <w:r w:rsidR="008D0727">
        <w:t xml:space="preserve"> that have been proposed for several applications, including wearable devices</w:t>
      </w:r>
      <w:r w:rsidR="00232433">
        <w:t xml:space="preserve"> and flexible electronics</w:t>
      </w:r>
      <w:r w:rsidR="0083201A" w:rsidRPr="00467570">
        <w:t xml:space="preserve"> </w:t>
      </w:r>
      <w:r w:rsidR="0083201A" w:rsidRPr="00467570">
        <w:fldChar w:fldCharType="begin" w:fldLock="1"/>
      </w:r>
      <w:r w:rsidR="002B101A">
        <w:instrText>ADDIN CSL_CITATION {"citationItems":[{"id":"ITEM-1","itemData":{"DOI":"10.1021/acsami.7b12104","ISSN":"1944-8244","abstract":"We report on the fabrication of a novel class of lightweight materials, polyimide-graphene nanocomposites (0.01-5 vol %), with tunable electrical conductivity. The graphene-polyimide nanocomposites exhibit an ultra-low graphene percolation threshold of 0.03 vol % and maximum dc conductivity of 0.94 S/cm, which we attribute to excellent dispersion, extraordinary electron transport in the well-dispersed graphene, high number density of graphene nanosheets, and the interactions between the aromatic moieties of the polyimide and the carbon rings in graphene. The dc conductivity data are shown to follow the power-law dependence on the graphene volume fraction near the percolation threshold. The ac conductivity of the nanocomposites is accurately represented by the extended pair-approximation model. The exponent s of the approximation is estimated to be 0.45-0.61, indicating anomalous diffusion of charge particles and a fractal structure for the conducting phase, lending support to the percolation model. Lowerature dc conductivity of the nanocomposites is well-approximated by the thermal fluctuation-induced tunneling. Wide-angle X-ray scattering and transmission electron microscopy were utilized to correlate the morphology with the electrical conductivity. The lack of maxima in X-ray indicates the loss of structural registry and short-range ordering.","author":[{"dropping-particle":"","family":"Yoonessi","given":"Mitra","non-dropping-particle":"","parse-names":false,"suffix":""},{"dropping-particle":"","family":"Gaier","given":"James R.","non-dropping-particle":"","parse-names":false,"suffix":""},{"dropping-particle":"","family":"Sahimi","given":"Muhammad","non-dropping-particle":"","parse-names":false,"suffix":""},{"dropping-particle":"","family":"Daulton","given":"Tyrone L.","non-dropping-particle":"","parse-names":false,"suffix":""},{"dropping-particle":"","family":"Kaner","given":"Richard B.","non-dropping-particle":"","parse-names":false,"suffix":""},{"dropping-particle":"","family":"Meador","given":"Michael A.","non-dropping-particle":"","parse-names":false,"suffix":""}],"container-title":"ACS Applied Materials &amp; Interfaces","id":"ITEM-1","issue":"49","issued":{"date-parts":[["2017","12"]]},"page":"43230-43238","title":"Fabrication of Graphene–Polyimide Nanocomposites with Superior Electrical Conductivity","type":"article-journal","volume":"9"},"uris":["http://www.mendeley.com/documents/?uuid=eb645bff-485b-4594-8daa-6db613426073"]}],"mendeley":{"formattedCitation":"[21]","plainTextFormattedCitation":"[21]","previouslyFormattedCitation":"[21]"},"properties":{"noteIndex":0},"schema":"https://github.com/citation-style-language/schema/raw/master/csl-citation.json"}</w:instrText>
      </w:r>
      <w:r w:rsidR="0083201A" w:rsidRPr="00467570">
        <w:fldChar w:fldCharType="separate"/>
      </w:r>
      <w:r w:rsidR="0083201A" w:rsidRPr="00467570">
        <w:rPr>
          <w:noProof/>
        </w:rPr>
        <w:t>[21]</w:t>
      </w:r>
      <w:r w:rsidR="0083201A" w:rsidRPr="00467570">
        <w:fldChar w:fldCharType="end"/>
      </w:r>
      <w:r w:rsidR="0083201A" w:rsidRPr="00467570">
        <w:t xml:space="preserve">. </w:t>
      </w:r>
    </w:p>
    <w:p w14:paraId="66E4CC71" w14:textId="4DCE00B4" w:rsidR="005B5DA6" w:rsidRPr="00467570" w:rsidRDefault="00535AC4" w:rsidP="00994FE7">
      <w:pPr>
        <w:pStyle w:val="Els-body-text"/>
        <w:spacing w:after="240"/>
      </w:pPr>
      <w:r>
        <w:lastRenderedPageBreak/>
        <w:t>In this study</w:t>
      </w:r>
      <w:r w:rsidR="009C3297" w:rsidRPr="00467570">
        <w:t>, we</w:t>
      </w:r>
      <w:r w:rsidR="00FE2003">
        <w:t xml:space="preserve"> searched for variations in</w:t>
      </w:r>
      <w:r w:rsidR="005B5DA6" w:rsidRPr="00467570">
        <w:t xml:space="preserve"> </w:t>
      </w:r>
      <w:r w:rsidR="001075D3">
        <w:t xml:space="preserve">the </w:t>
      </w:r>
      <w:r w:rsidR="00994FE7">
        <w:t>microstructure and</w:t>
      </w:r>
      <w:r w:rsidR="00FD671D">
        <w:t xml:space="preserve"> </w:t>
      </w:r>
      <w:r w:rsidR="001075D3">
        <w:t xml:space="preserve">the electrical </w:t>
      </w:r>
      <w:r w:rsidR="00FD671D">
        <w:t>resistivity</w:t>
      </w:r>
      <w:r w:rsidR="005B5DA6" w:rsidRPr="00467570">
        <w:t xml:space="preserve"> of carbon materials </w:t>
      </w:r>
      <w:r w:rsidR="001075D3">
        <w:t>produced</w:t>
      </w:r>
      <w:r w:rsidR="00DD07B2">
        <w:t xml:space="preserve"> from the</w:t>
      </w:r>
      <w:r w:rsidR="00D70FD0" w:rsidRPr="00467570">
        <w:t xml:space="preserve"> pyrolysis of </w:t>
      </w:r>
      <w:r w:rsidR="008A1F0B">
        <w:t xml:space="preserve">millimetric </w:t>
      </w:r>
      <w:r w:rsidR="00DD07B2">
        <w:t>sheets</w:t>
      </w:r>
      <w:r w:rsidR="001075D3">
        <w:t xml:space="preserve"> of </w:t>
      </w:r>
      <w:r w:rsidR="001075D3" w:rsidRPr="00467570">
        <w:t xml:space="preserve">photocrosslinked </w:t>
      </w:r>
      <w:r w:rsidR="001075D3">
        <w:t>BPNE that may arise from the use of</w:t>
      </w:r>
      <w:r w:rsidR="008A1F0B">
        <w:t xml:space="preserve"> </w:t>
      </w:r>
      <w:r w:rsidR="005B5DA6" w:rsidRPr="00467570">
        <w:t>mechanical compres</w:t>
      </w:r>
      <w:r w:rsidR="00100AF4">
        <w:t>sion</w:t>
      </w:r>
      <w:r w:rsidR="00BC120C">
        <w:t xml:space="preserve"> </w:t>
      </w:r>
      <w:r w:rsidR="001075D3">
        <w:t xml:space="preserve">as a </w:t>
      </w:r>
      <w:r w:rsidR="00BC120C">
        <w:t>pretreatment</w:t>
      </w:r>
      <w:r w:rsidR="005B5DA6" w:rsidRPr="00467570">
        <w:t xml:space="preserve"> before </w:t>
      </w:r>
      <w:r w:rsidR="009576D4" w:rsidRPr="00467570">
        <w:t>photo</w:t>
      </w:r>
      <w:r w:rsidR="005B5DA6" w:rsidRPr="00467570">
        <w:t>crosslinking and pyrolysis</w:t>
      </w:r>
      <w:r w:rsidR="009C3297" w:rsidRPr="00467570">
        <w:t>. The aim of this article</w:t>
      </w:r>
      <w:r w:rsidR="005B5DA6" w:rsidRPr="00467570">
        <w:t xml:space="preserve"> is to evaluate whether </w:t>
      </w:r>
      <w:r w:rsidR="00994FE7">
        <w:t xml:space="preserve">the </w:t>
      </w:r>
      <w:r w:rsidR="001B65B5">
        <w:t>mechanical compress</w:t>
      </w:r>
      <w:r w:rsidR="00994FE7">
        <w:t xml:space="preserve">ion pretreatment at close to melting temperature of </w:t>
      </w:r>
      <w:r w:rsidR="001B65B5">
        <w:t xml:space="preserve">BNPE </w:t>
      </w:r>
      <w:r w:rsidR="00994FE7">
        <w:t>samples</w:t>
      </w:r>
      <w:r w:rsidR="001B65B5">
        <w:t xml:space="preserve"> </w:t>
      </w:r>
      <w:r w:rsidR="00994FE7">
        <w:t xml:space="preserve">is a viable method to produce glass-like </w:t>
      </w:r>
      <w:r w:rsidR="005B5DA6" w:rsidRPr="00467570">
        <w:t>carbon material</w:t>
      </w:r>
      <w:r w:rsidR="00994FE7">
        <w:t>s with slightly more graphitic character</w:t>
      </w:r>
      <w:r w:rsidR="00490A65">
        <w:t xml:space="preserve">istics </w:t>
      </w:r>
      <w:r w:rsidR="003971A2">
        <w:t>without increasing the temperature during pyrolysis</w:t>
      </w:r>
      <w:r w:rsidR="005B5DA6" w:rsidRPr="00467570">
        <w:t xml:space="preserve">. </w:t>
      </w:r>
      <w:r w:rsidR="00611B35" w:rsidRPr="00467570">
        <w:t>From a practical point of view, t</w:t>
      </w:r>
      <w:r w:rsidR="005B5DA6" w:rsidRPr="00467570">
        <w:t xml:space="preserve">he </w:t>
      </w:r>
      <w:r w:rsidR="00913489">
        <w:t>motivation</w:t>
      </w:r>
      <w:r w:rsidR="005B5DA6" w:rsidRPr="00467570">
        <w:t xml:space="preserve"> is </w:t>
      </w:r>
      <w:r w:rsidR="00CE2111">
        <w:t xml:space="preserve">to </w:t>
      </w:r>
      <w:r w:rsidR="00CE2111" w:rsidRPr="00467570">
        <w:t>matc</w:t>
      </w:r>
      <w:r w:rsidR="00CE2111">
        <w:t>h</w:t>
      </w:r>
      <w:r w:rsidR="00CE2111" w:rsidRPr="00467570">
        <w:t xml:space="preserve"> the fabrication conditions to the </w:t>
      </w:r>
      <w:r w:rsidR="00CE2111">
        <w:t xml:space="preserve">molecular structure of patternable </w:t>
      </w:r>
      <w:r w:rsidR="00CE2111" w:rsidRPr="00467570">
        <w:t>polymer</w:t>
      </w:r>
      <w:r w:rsidR="00CE2111">
        <w:t xml:space="preserve"> precursors in order to</w:t>
      </w:r>
      <w:r w:rsidR="005B5DA6" w:rsidRPr="00467570">
        <w:t xml:space="preserve"> produce carbon materials</w:t>
      </w:r>
      <w:r w:rsidR="00863843">
        <w:t xml:space="preserve"> that possess</w:t>
      </w:r>
      <w:r w:rsidR="00B04E53">
        <w:t xml:space="preserve"> </w:t>
      </w:r>
      <w:r w:rsidR="00994FE7">
        <w:t xml:space="preserve">a </w:t>
      </w:r>
      <w:r w:rsidR="003E0A76">
        <w:t xml:space="preserve">desired </w:t>
      </w:r>
      <w:r w:rsidR="00B04E53">
        <w:t xml:space="preserve">combination of </w:t>
      </w:r>
      <w:r w:rsidR="00994FE7">
        <w:t>properties</w:t>
      </w:r>
      <w:r w:rsidR="005B5DA6" w:rsidRPr="00467570">
        <w:t>. The present study serves as</w:t>
      </w:r>
      <w:r w:rsidR="00B04E53">
        <w:t xml:space="preserve"> a</w:t>
      </w:r>
      <w:r w:rsidR="005B5DA6" w:rsidRPr="00467570">
        <w:t xml:space="preserve"> first attempt to demonstrate if </w:t>
      </w:r>
      <w:r w:rsidR="00994FE7">
        <w:t xml:space="preserve">such </w:t>
      </w:r>
      <w:r w:rsidR="009C3297" w:rsidRPr="00467570">
        <w:t>a</w:t>
      </w:r>
      <w:r w:rsidR="00994FE7">
        <w:t xml:space="preserve"> </w:t>
      </w:r>
      <w:r w:rsidR="009C3297" w:rsidRPr="00467570">
        <w:t xml:space="preserve">relatively simple </w:t>
      </w:r>
      <w:r w:rsidR="00611B35" w:rsidRPr="00467570">
        <w:t xml:space="preserve">modification to the standard fabrication </w:t>
      </w:r>
      <w:r w:rsidR="00CE2111">
        <w:t>protocol</w:t>
      </w:r>
      <w:r w:rsidR="005B5DA6" w:rsidRPr="00467570">
        <w:t xml:space="preserve"> can be reliably used to produce higher conductivity </w:t>
      </w:r>
      <w:r w:rsidR="008A1F0B">
        <w:t>glass-like carbon</w:t>
      </w:r>
      <w:r w:rsidR="005B5DA6" w:rsidRPr="00467570">
        <w:t>.</w:t>
      </w:r>
      <w:r w:rsidR="00A55CE4">
        <w:t xml:space="preserve"> </w:t>
      </w:r>
      <w:r w:rsidR="00713051">
        <w:t>Furthermore, w</w:t>
      </w:r>
      <w:r w:rsidR="002C243D">
        <w:t xml:space="preserve">e intend this contribution to aid </w:t>
      </w:r>
      <w:r w:rsidR="00DA1082">
        <w:t>in the elucidation of</w:t>
      </w:r>
      <w:r w:rsidR="005D0652" w:rsidRPr="00467570">
        <w:t xml:space="preserve"> structure/synthesis/properties relationships</w:t>
      </w:r>
      <w:r w:rsidR="00713051">
        <w:t xml:space="preserve"> that serve as</w:t>
      </w:r>
      <w:r w:rsidR="00C75F9B" w:rsidRPr="00467570">
        <w:t xml:space="preserve"> insights into the uniqueness of </w:t>
      </w:r>
      <w:r w:rsidR="00713051">
        <w:t xml:space="preserve">the </w:t>
      </w:r>
      <w:r w:rsidR="00C75F9B">
        <w:t>SU-8</w:t>
      </w:r>
      <w:r w:rsidR="00713051">
        <w:t xml:space="preserve"> chemistry</w:t>
      </w:r>
      <w:r w:rsidR="00C75F9B">
        <w:t xml:space="preserve"> and </w:t>
      </w:r>
      <w:r w:rsidR="00713051">
        <w:t xml:space="preserve">that </w:t>
      </w:r>
      <w:r w:rsidR="005D0652" w:rsidRPr="00467570">
        <w:t xml:space="preserve">guide the fabrication of novel materials. </w:t>
      </w:r>
      <w:r w:rsidR="00CE2111">
        <w:t>Ultimately</w:t>
      </w:r>
      <w:r w:rsidR="00A55CE4">
        <w:t>,</w:t>
      </w:r>
      <w:r w:rsidR="00CD6E41" w:rsidRPr="00467570">
        <w:t xml:space="preserve"> </w:t>
      </w:r>
      <w:r w:rsidR="00A55CE4">
        <w:t xml:space="preserve">we </w:t>
      </w:r>
      <w:r w:rsidR="00DA1082">
        <w:t>hope to</w:t>
      </w:r>
      <w:r w:rsidR="00412D4D">
        <w:t xml:space="preserve"> </w:t>
      </w:r>
      <w:r w:rsidR="00CD6E41" w:rsidRPr="00467570">
        <w:t xml:space="preserve">expand the </w:t>
      </w:r>
      <w:r w:rsidR="00CE2111">
        <w:t>application portfolio</w:t>
      </w:r>
      <w:r w:rsidR="00CD6E41" w:rsidRPr="00467570">
        <w:t xml:space="preserve"> of electrically </w:t>
      </w:r>
      <w:r w:rsidR="00117F28">
        <w:t>insulating</w:t>
      </w:r>
      <w:r w:rsidR="00D41E48" w:rsidRPr="00467570">
        <w:t xml:space="preserve"> thermosetting</w:t>
      </w:r>
      <w:r w:rsidR="00CD6E41" w:rsidRPr="00467570">
        <w:t xml:space="preserve"> photopolymers by developing methods to fabricate </w:t>
      </w:r>
      <w:r w:rsidR="00D41E48" w:rsidRPr="00467570">
        <w:t>carbon materials</w:t>
      </w:r>
      <w:r w:rsidR="00CD6E41" w:rsidRPr="00467570">
        <w:t xml:space="preserve"> </w:t>
      </w:r>
      <w:r w:rsidR="00D41E48" w:rsidRPr="00467570">
        <w:t xml:space="preserve">with </w:t>
      </w:r>
      <w:r w:rsidR="00864658">
        <w:t>complex geometries</w:t>
      </w:r>
      <w:r w:rsidR="00DE0104">
        <w:t xml:space="preserve"> </w:t>
      </w:r>
      <w:r w:rsidR="00A8576C">
        <w:t>having</w:t>
      </w:r>
      <w:r w:rsidR="00DE0104">
        <w:t xml:space="preserve"> suitable properties for photo</w:t>
      </w:r>
      <w:r w:rsidR="00B04E53">
        <w:t>- and photoelectro-</w:t>
      </w:r>
      <w:r w:rsidR="00DE0104">
        <w:t>catalysis</w:t>
      </w:r>
      <w:r w:rsidR="00CD6E41" w:rsidRPr="00467570">
        <w:t xml:space="preserve">. </w:t>
      </w:r>
    </w:p>
    <w:p w14:paraId="2BFA0F69" w14:textId="77777777" w:rsidR="005B5DA6" w:rsidRPr="00467570" w:rsidRDefault="005B5DA6" w:rsidP="006F0814">
      <w:pPr>
        <w:pStyle w:val="Els-1storder-head"/>
      </w:pPr>
      <w:r w:rsidRPr="00467570">
        <w:t>Materials and Methods</w:t>
      </w:r>
    </w:p>
    <w:p w14:paraId="05277F3C" w14:textId="3F1396D0" w:rsidR="005B5DA6" w:rsidRPr="00467570" w:rsidRDefault="00457DAC" w:rsidP="006D7E3C">
      <w:pPr>
        <w:pStyle w:val="Els-2ndorder-head"/>
      </w:pPr>
      <w:r w:rsidRPr="00467570">
        <w:t>Casting,</w:t>
      </w:r>
      <w:r w:rsidR="005E2629" w:rsidRPr="00467570">
        <w:t xml:space="preserve"> compressive pretreatment,</w:t>
      </w:r>
      <w:r w:rsidRPr="00467570">
        <w:t xml:space="preserve"> photocrosslinking and pyrolysis of</w:t>
      </w:r>
      <w:r w:rsidR="005E2629" w:rsidRPr="00467570">
        <w:t xml:space="preserve"> </w:t>
      </w:r>
      <w:r w:rsidR="005B5DA6" w:rsidRPr="00467570">
        <w:t>Bis-phenol A Novolac Epoxy</w:t>
      </w:r>
      <w:r w:rsidRPr="00467570">
        <w:t xml:space="preserve"> </w:t>
      </w:r>
      <w:r w:rsidR="005731BD">
        <w:t>sheets</w:t>
      </w:r>
    </w:p>
    <w:p w14:paraId="2165E332" w14:textId="1F9AB5FC" w:rsidR="005B5DA6" w:rsidRPr="00467570" w:rsidRDefault="000861F0" w:rsidP="00D7323D">
      <w:pPr>
        <w:pStyle w:val="Els-body-text"/>
        <w:spacing w:after="240"/>
      </w:pPr>
      <w:r w:rsidRPr="00467570">
        <w:t>The SU</w:t>
      </w:r>
      <w:r w:rsidR="00351DE7" w:rsidRPr="00467570">
        <w:t>-</w:t>
      </w:r>
      <w:r w:rsidR="005B5DA6" w:rsidRPr="00467570">
        <w:t>8 2100 formulation was purchased from MicroChem Corp. (now Kayaku Advanced Materials, Westborough, MA, USA)</w:t>
      </w:r>
      <w:r w:rsidR="00B959BF">
        <w:t xml:space="preserve"> containing </w:t>
      </w:r>
      <w:r w:rsidR="00C05A82">
        <w:t>the multifunctional oligomer bisphenol A Novolac epoxy</w:t>
      </w:r>
      <w:r w:rsidR="005B5DA6" w:rsidRPr="00467570">
        <w:t xml:space="preserve"> </w:t>
      </w:r>
      <w:r w:rsidR="00C05A82">
        <w:t xml:space="preserve">and PI, </w:t>
      </w:r>
      <w:r w:rsidR="005B5DA6" w:rsidRPr="00467570">
        <w:t xml:space="preserve">and used as received according to the sheet casting protocol </w:t>
      </w:r>
      <w:r w:rsidR="00276E41">
        <w:t xml:space="preserve">shown </w:t>
      </w:r>
      <w:r w:rsidR="005B5DA6" w:rsidRPr="00467570">
        <w:t xml:space="preserve">below. A </w:t>
      </w:r>
      <w:r w:rsidR="00BD7C00" w:rsidRPr="00467570">
        <w:t>soft-lithography kit</w:t>
      </w:r>
      <w:r w:rsidR="00E146E4">
        <w:t xml:space="preserve">, namely </w:t>
      </w:r>
      <w:r w:rsidR="00E146E4" w:rsidRPr="00467570">
        <w:t>Sylgard 184</w:t>
      </w:r>
      <w:r w:rsidR="00E146E4">
        <w:t xml:space="preserve"> </w:t>
      </w:r>
      <w:r w:rsidR="00E146E4" w:rsidRPr="00467570">
        <w:t xml:space="preserve">(Dow </w:t>
      </w:r>
      <w:r w:rsidR="00E146E4">
        <w:t>Corning</w:t>
      </w:r>
      <w:r w:rsidR="00E146E4" w:rsidRPr="00467570">
        <w:t xml:space="preserve">, </w:t>
      </w:r>
      <w:r w:rsidR="00732CFB">
        <w:t xml:space="preserve">MI, </w:t>
      </w:r>
      <w:r w:rsidR="00E146E4" w:rsidRPr="00467570">
        <w:t>USA)</w:t>
      </w:r>
      <w:r w:rsidR="00E146E4">
        <w:t>,</w:t>
      </w:r>
      <w:r w:rsidR="00BD7C00" w:rsidRPr="00467570">
        <w:t xml:space="preserve"> </w:t>
      </w:r>
      <w:r w:rsidR="00BD7C00">
        <w:t xml:space="preserve">based on </w:t>
      </w:r>
      <w:r w:rsidR="005B5DA6" w:rsidRPr="00467570">
        <w:t>poly</w:t>
      </w:r>
      <w:r w:rsidR="00BD7C00">
        <w:t>-</w:t>
      </w:r>
      <w:r w:rsidR="005B5DA6" w:rsidRPr="00467570">
        <w:t>dimethyl siloxane (PDMS)</w:t>
      </w:r>
      <w:r w:rsidR="00BD7C00">
        <w:t xml:space="preserve"> chemistry</w:t>
      </w:r>
      <w:r w:rsidR="005B5DA6" w:rsidRPr="00467570">
        <w:t xml:space="preserve"> was purchased</w:t>
      </w:r>
      <w:r w:rsidR="00BD7C00">
        <w:t xml:space="preserve"> </w:t>
      </w:r>
      <w:r w:rsidR="005B5DA6" w:rsidRPr="00467570">
        <w:t>and used without any modification</w:t>
      </w:r>
      <w:r w:rsidR="00C05A82">
        <w:t>,</w:t>
      </w:r>
      <w:r w:rsidR="005B5DA6" w:rsidRPr="00467570">
        <w:t xml:space="preserve"> according to the manufacturer instructions</w:t>
      </w:r>
      <w:r w:rsidR="00E74051">
        <w:t>,</w:t>
      </w:r>
      <w:r w:rsidR="005B5DA6" w:rsidRPr="00467570">
        <w:t xml:space="preserve"> to fabricate </w:t>
      </w:r>
      <w:r w:rsidR="00702DAE">
        <w:t>non-stick</w:t>
      </w:r>
      <w:r w:rsidR="00702DAE" w:rsidRPr="00467570">
        <w:t xml:space="preserve"> </w:t>
      </w:r>
      <w:r w:rsidRPr="00467570">
        <w:t xml:space="preserve">molds for the casting of </w:t>
      </w:r>
      <w:r w:rsidR="00C05A82">
        <w:t>BPNE</w:t>
      </w:r>
      <w:r w:rsidR="00DB3CEF" w:rsidRPr="00467570">
        <w:t xml:space="preserve"> </w:t>
      </w:r>
      <w:r w:rsidR="005B5DA6" w:rsidRPr="00467570">
        <w:t xml:space="preserve">sheets. </w:t>
      </w:r>
    </w:p>
    <w:p w14:paraId="350D6C0C" w14:textId="3C94360C" w:rsidR="00307E64" w:rsidRDefault="00845A7C" w:rsidP="00307E64">
      <w:pPr>
        <w:pStyle w:val="Els-body-text"/>
        <w:spacing w:after="240"/>
      </w:pPr>
      <w:r>
        <w:t>The standard MEMS fabrication protocol</w:t>
      </w:r>
      <w:r w:rsidR="000861F0" w:rsidRPr="00467570">
        <w:t xml:space="preserve"> i</w:t>
      </w:r>
      <w:r>
        <w:t>s diagrammatically represented</w:t>
      </w:r>
      <w:r w:rsidR="000861F0" w:rsidRPr="00467570">
        <w:t xml:space="preserve"> </w:t>
      </w:r>
      <w:r w:rsidR="00736594">
        <w:t xml:space="preserve">in </w:t>
      </w:r>
      <w:r w:rsidR="000861F0" w:rsidRPr="00467570">
        <w:t xml:space="preserve">Figure </w:t>
      </w:r>
      <w:r>
        <w:t xml:space="preserve">3 along </w:t>
      </w:r>
      <w:r w:rsidR="006E0C18">
        <w:t xml:space="preserve">with </w:t>
      </w:r>
      <w:r>
        <w:t>the compression pretreatment modification studied herein</w:t>
      </w:r>
      <w:r w:rsidR="000861F0" w:rsidRPr="00467570">
        <w:t>. The SU</w:t>
      </w:r>
      <w:r w:rsidR="00351DE7" w:rsidRPr="00467570">
        <w:t>-</w:t>
      </w:r>
      <w:r w:rsidR="005B5DA6" w:rsidRPr="00467570">
        <w:t>8 formul</w:t>
      </w:r>
      <w:r w:rsidR="00A22286" w:rsidRPr="00467570">
        <w:t>ation was casted</w:t>
      </w:r>
      <w:r w:rsidR="00561B9C">
        <w:t xml:space="preserve"> </w:t>
      </w:r>
      <w:r w:rsidR="00955215">
        <w:t>into rectangular sheets with dimensions of 10-15 mm x 25-30 mm x 1-1.5</w:t>
      </w:r>
      <w:r w:rsidR="00573C88">
        <w:t xml:space="preserve"> (or 0.6)</w:t>
      </w:r>
      <w:r w:rsidR="00955215">
        <w:t xml:space="preserve"> mm using</w:t>
      </w:r>
      <w:r w:rsidR="00561B9C">
        <w:t xml:space="preserve"> the PDMS molds</w:t>
      </w:r>
      <w:r w:rsidR="001B2376">
        <w:t xml:space="preserve"> mentioned above</w:t>
      </w:r>
      <w:r w:rsidR="00561B9C">
        <w:t>.</w:t>
      </w:r>
      <w:r w:rsidR="00A22286" w:rsidRPr="00467570">
        <w:t xml:space="preserve"> </w:t>
      </w:r>
      <w:r w:rsidR="00561B9C">
        <w:t>T</w:t>
      </w:r>
      <w:r w:rsidR="00A22286" w:rsidRPr="00467570">
        <w:t>he cyclopentanone</w:t>
      </w:r>
      <w:r w:rsidR="00561B9C">
        <w:t xml:space="preserve"> was evaporated</w:t>
      </w:r>
      <w:r w:rsidR="005B5DA6" w:rsidRPr="00467570">
        <w:t xml:space="preserve"> by increasing the temperature to 75 °C for 4h using a standard hot-plate</w:t>
      </w:r>
      <w:r w:rsidR="004006EA">
        <w:t xml:space="preserve"> to ensure most of the solvent </w:t>
      </w:r>
      <w:r w:rsidR="006F36D2">
        <w:t xml:space="preserve">is absent </w:t>
      </w:r>
      <w:r w:rsidR="001B2376">
        <w:t>for</w:t>
      </w:r>
      <w:r w:rsidR="006F36D2">
        <w:t xml:space="preserve"> the next steps</w:t>
      </w:r>
      <w:r w:rsidR="005B5DA6" w:rsidRPr="00467570">
        <w:t xml:space="preserve">. </w:t>
      </w:r>
      <w:r w:rsidR="005E2629" w:rsidRPr="00467570">
        <w:t>For the case of the mechanically pretreated samples, t</w:t>
      </w:r>
      <w:r w:rsidR="000861F0" w:rsidRPr="00467570">
        <w:t>he pre-heated SU</w:t>
      </w:r>
      <w:r w:rsidR="00351DE7" w:rsidRPr="00467570">
        <w:t>-</w:t>
      </w:r>
      <w:r w:rsidR="005B5DA6" w:rsidRPr="00467570">
        <w:t xml:space="preserve">8 sheets were compressed by </w:t>
      </w:r>
      <w:r w:rsidR="005E2629" w:rsidRPr="00467570">
        <w:t xml:space="preserve">quickly </w:t>
      </w:r>
      <w:r w:rsidR="005B5DA6" w:rsidRPr="00467570">
        <w:t>applying a constant load of up to 2000 kg for 30 min</w:t>
      </w:r>
      <w:r w:rsidR="00056B97" w:rsidRPr="00467570">
        <w:t>utes</w:t>
      </w:r>
      <w:r w:rsidR="005B5DA6" w:rsidRPr="00467570">
        <w:t xml:space="preserve"> to yield a maximum compressive stress of around 50 MPa</w:t>
      </w:r>
      <w:r w:rsidR="006F36D2">
        <w:t>, which was</w:t>
      </w:r>
      <w:r w:rsidR="00D70B8A" w:rsidRPr="00467570">
        <w:t xml:space="preserve"> </w:t>
      </w:r>
      <w:r w:rsidR="00DE7C1B">
        <w:t>kept</w:t>
      </w:r>
      <w:r w:rsidR="006F36D2">
        <w:t xml:space="preserve"> constant over the sample</w:t>
      </w:r>
      <w:r w:rsidR="00B01F29">
        <w:t xml:space="preserve"> </w:t>
      </w:r>
      <w:r w:rsidR="00DE7C1B">
        <w:t xml:space="preserve">for 30 minutes </w:t>
      </w:r>
      <w:r w:rsidR="00D70B8A" w:rsidRPr="00467570">
        <w:t>at 90˚C</w:t>
      </w:r>
      <w:r w:rsidR="005B5DA6" w:rsidRPr="00467570">
        <w:t xml:space="preserve">. </w:t>
      </w:r>
      <w:r w:rsidR="007811C8">
        <w:t>The thickness of the compressed samples decreased from 1-1.5 mm to 0.6 mm after compression.</w:t>
      </w:r>
      <w:r w:rsidR="00AA753B">
        <w:t xml:space="preserve"> </w:t>
      </w:r>
      <w:r w:rsidR="005B5DA6" w:rsidRPr="00467570">
        <w:t xml:space="preserve">The compressed samples were immediately </w:t>
      </w:r>
      <w:r w:rsidR="00D70B8A" w:rsidRPr="00467570">
        <w:t xml:space="preserve">thereafter </w:t>
      </w:r>
      <w:r w:rsidR="005B5DA6" w:rsidRPr="00467570">
        <w:t xml:space="preserve">exposed </w:t>
      </w:r>
      <w:r w:rsidR="00DF5901" w:rsidRPr="00467570">
        <w:t xml:space="preserve">to </w:t>
      </w:r>
      <w:r w:rsidR="005B5DA6" w:rsidRPr="00467570">
        <w:t>365 nm light in a UV chamber (DYMAX 2000-EC equipped with a halogen bulb with an intensity of approximately 105 mW/cm</w:t>
      </w:r>
      <w:r w:rsidR="005B5DA6" w:rsidRPr="00467570">
        <w:rPr>
          <w:vertAlign w:val="superscript"/>
        </w:rPr>
        <w:t>2</w:t>
      </w:r>
      <w:r w:rsidR="005B5DA6" w:rsidRPr="00467570">
        <w:t>)</w:t>
      </w:r>
      <w:r w:rsidR="00DF5901" w:rsidRPr="00467570">
        <w:t xml:space="preserve"> for 60 seconds</w:t>
      </w:r>
      <w:r w:rsidR="005B5DA6" w:rsidRPr="00467570">
        <w:t xml:space="preserve">. </w:t>
      </w:r>
      <w:r w:rsidR="005D727D" w:rsidRPr="00467570">
        <w:t xml:space="preserve">Control samples were fabricated </w:t>
      </w:r>
      <w:r w:rsidR="007811C8">
        <w:t xml:space="preserve">at a smaller </w:t>
      </w:r>
      <w:r w:rsidR="001140D5">
        <w:t xml:space="preserve">initial </w:t>
      </w:r>
      <w:r w:rsidR="007811C8">
        <w:t xml:space="preserve">thickness (0.6 mm) </w:t>
      </w:r>
      <w:r w:rsidR="001140D5">
        <w:t xml:space="preserve">and </w:t>
      </w:r>
      <w:r w:rsidR="001B36CA" w:rsidRPr="00467570">
        <w:t>expos</w:t>
      </w:r>
      <w:r w:rsidR="001B36CA">
        <w:t>ed</w:t>
      </w:r>
      <w:r w:rsidR="001B36CA" w:rsidRPr="00467570">
        <w:t xml:space="preserve"> to UV</w:t>
      </w:r>
      <w:r w:rsidR="001B36CA">
        <w:t xml:space="preserve"> </w:t>
      </w:r>
      <w:r w:rsidR="001B36CA" w:rsidRPr="00467570">
        <w:t xml:space="preserve">light </w:t>
      </w:r>
      <w:r w:rsidR="002C2E65">
        <w:t xml:space="preserve">for </w:t>
      </w:r>
      <w:r w:rsidR="001B2376">
        <w:t>60 seconds</w:t>
      </w:r>
      <w:r w:rsidR="002C2E65">
        <w:t xml:space="preserve"> before pyrolysis, but </w:t>
      </w:r>
      <w:r w:rsidR="005D727D" w:rsidRPr="00467570">
        <w:t xml:space="preserve">without </w:t>
      </w:r>
      <w:r w:rsidR="00F45EE8">
        <w:t>having being compressed</w:t>
      </w:r>
      <w:r w:rsidR="005D727D" w:rsidRPr="00467570">
        <w:t>.</w:t>
      </w:r>
    </w:p>
    <w:p w14:paraId="311615C1" w14:textId="6FBA5065" w:rsidR="003D1765" w:rsidRPr="00467570" w:rsidRDefault="00A34632" w:rsidP="000D1DFB">
      <w:pPr>
        <w:pStyle w:val="Els-body-text"/>
        <w:spacing w:after="240"/>
      </w:pPr>
      <w:r>
        <w:t xml:space="preserve">The last step was to </w:t>
      </w:r>
      <w:ins w:id="0" w:author="Braulio Cárdenas Benítez" w:date="2020-07-28T13:23:00Z">
        <w:r w:rsidR="00870BC3">
          <w:t xml:space="preserve">pyrolyze </w:t>
        </w:r>
      </w:ins>
      <w:r>
        <w:t>both groups of p</w:t>
      </w:r>
      <w:r w:rsidRPr="00467570">
        <w:t xml:space="preserve">hotopolymerized samples with and without the compression step </w:t>
      </w:r>
      <w:r w:rsidR="00166EA8" w:rsidRPr="00467570">
        <w:t>at 1000 °C under</w:t>
      </w:r>
      <w:r w:rsidR="008D4D5D">
        <w:t xml:space="preserve"> a</w:t>
      </w:r>
      <w:r w:rsidR="00166EA8" w:rsidRPr="00467570">
        <w:t xml:space="preserve"> </w:t>
      </w:r>
      <w:r w:rsidR="00F4711C">
        <w:t xml:space="preserve">continuous flow of ultra-high purity </w:t>
      </w:r>
      <w:r w:rsidR="008D4D5D">
        <w:t>nitrogen (</w:t>
      </w:r>
      <w:r w:rsidR="00166EA8" w:rsidRPr="00467570">
        <w:t>N</w:t>
      </w:r>
      <w:r w:rsidR="00166EA8" w:rsidRPr="00467570">
        <w:rPr>
          <w:vertAlign w:val="subscript"/>
        </w:rPr>
        <w:t>2</w:t>
      </w:r>
      <w:r w:rsidR="00F4711C">
        <w:t>, 99.99%</w:t>
      </w:r>
      <w:r w:rsidR="008D4D5D" w:rsidRPr="008D4D5D">
        <w:t>)</w:t>
      </w:r>
      <w:r w:rsidR="00166EA8" w:rsidRPr="00467570">
        <w:t xml:space="preserve"> atmosphere</w:t>
      </w:r>
      <w:r w:rsidR="00FB29DE">
        <w:t xml:space="preserve"> at about 5 L/min sustained </w:t>
      </w:r>
      <w:r w:rsidR="00EE1CE0">
        <w:t>during the entire heat-treatment step</w:t>
      </w:r>
      <w:r w:rsidR="00166EA8" w:rsidRPr="00467570">
        <w:t xml:space="preserve">. The samples were pyrolyzed in a </w:t>
      </w:r>
      <w:r w:rsidR="00790B5B" w:rsidRPr="00467570">
        <w:t>PEO 601</w:t>
      </w:r>
      <w:r w:rsidR="00790B5B">
        <w:t xml:space="preserve"> </w:t>
      </w:r>
      <w:r w:rsidR="00166EA8" w:rsidRPr="00467570">
        <w:t xml:space="preserve">furnace (ATV Technologie GmbH, </w:t>
      </w:r>
      <w:r w:rsidR="00E67F2D">
        <w:t xml:space="preserve">Vaterstetten, </w:t>
      </w:r>
      <w:r w:rsidR="00166EA8" w:rsidRPr="00467570">
        <w:t xml:space="preserve">Germany) according to the following </w:t>
      </w:r>
      <w:r w:rsidR="00166EA8">
        <w:t>carbonization protocol</w:t>
      </w:r>
      <w:r w:rsidR="00166EA8" w:rsidRPr="00467570">
        <w:t xml:space="preserve">: </w:t>
      </w:r>
      <w:r w:rsidR="005C2E0D">
        <w:t>pre-carbonization—</w:t>
      </w:r>
      <w:r w:rsidR="005C2E0D" w:rsidRPr="00467570">
        <w:t xml:space="preserve"> </w:t>
      </w:r>
      <w:r w:rsidR="00166EA8" w:rsidRPr="00467570">
        <w:t>(1) the temperature was increased from room temperature to 300°C at a heating rate of 30°C/min, (2) temperature was kept at 300 °C for 3</w:t>
      </w:r>
      <w:r w:rsidR="007E692B">
        <w:t xml:space="preserve"> </w:t>
      </w:r>
      <w:r w:rsidR="00166EA8" w:rsidRPr="00467570">
        <w:t xml:space="preserve">hours, </w:t>
      </w:r>
      <w:r w:rsidR="005C2E0D">
        <w:t>carbonization—</w:t>
      </w:r>
      <w:r w:rsidR="005C2E0D" w:rsidRPr="00467570">
        <w:t xml:space="preserve"> </w:t>
      </w:r>
      <w:r w:rsidR="00166EA8" w:rsidRPr="00467570">
        <w:t>(3)</w:t>
      </w:r>
      <w:r w:rsidR="005C2E0D">
        <w:t xml:space="preserve"> </w:t>
      </w:r>
      <w:r w:rsidR="00166EA8" w:rsidRPr="00467570">
        <w:t>the temperature was ramped to 900°C at 10°C/min and kept for 1hour, and (4) the temperature was brought back to room temperature at 30°C/min.</w:t>
      </w:r>
      <w:r w:rsidR="00E804A4">
        <w:t xml:space="preserve"> A standard annealing stage was not used in this study.</w:t>
      </w:r>
      <w:r w:rsidR="00166EA8" w:rsidRPr="00467570">
        <w:t xml:space="preserve"> This protocol was based on </w:t>
      </w:r>
      <w:r w:rsidR="00E804A4">
        <w:t xml:space="preserve">a previously reported </w:t>
      </w:r>
      <w:r w:rsidR="00166EA8">
        <w:t xml:space="preserve">fabrication protocol to produce </w:t>
      </w:r>
      <w:r w:rsidR="00166EA8" w:rsidRPr="00467570">
        <w:t xml:space="preserve">MEMS from </w:t>
      </w:r>
      <w:r w:rsidR="00166EA8">
        <w:t xml:space="preserve">patterned </w:t>
      </w:r>
      <w:r w:rsidR="00166EA8" w:rsidRPr="00467570">
        <w:t>photoresist</w:t>
      </w:r>
      <w:r w:rsidR="00166EA8">
        <w:t>s</w:t>
      </w:r>
      <w:r w:rsidR="00166EA8" w:rsidRPr="00467570">
        <w:t xml:space="preserve"> such as SU-8</w:t>
      </w:r>
      <w:r w:rsidR="00E804A4">
        <w:t xml:space="preserve"> for electrochemical sensors</w:t>
      </w:r>
      <w:r w:rsidR="00166EA8">
        <w:t>,</w:t>
      </w:r>
      <w:r w:rsidR="00166EA8" w:rsidRPr="00467570">
        <w:t xml:space="preserve"> and expecting to obtain pyrolytic carbon material</w:t>
      </w:r>
      <w:r w:rsidR="00166EA8">
        <w:t xml:space="preserve"> with optimal properties</w:t>
      </w:r>
      <w:r w:rsidR="00166EA8" w:rsidRPr="00467570">
        <w:t xml:space="preserve"> </w:t>
      </w:r>
      <w:r w:rsidR="00166EA8">
        <w:t>at</w:t>
      </w:r>
      <w:r w:rsidR="00166EA8" w:rsidRPr="00467570">
        <w:t xml:space="preserve"> these temperatures and heating rates.</w:t>
      </w:r>
      <w:r w:rsidR="00962A5D">
        <w:t xml:space="preserve"> Al</w:t>
      </w:r>
      <w:r w:rsidR="00C03400">
        <w:t>l</w:t>
      </w:r>
      <w:r w:rsidR="00962A5D">
        <w:t xml:space="preserve"> samples had dimensions of 10-15 mm x 25-30 mm x 0.6 mm when entering the furnace. During pyrolysis, the thickness of </w:t>
      </w:r>
      <w:r w:rsidR="00C03400">
        <w:t xml:space="preserve">all the </w:t>
      </w:r>
      <w:r w:rsidR="00962A5D">
        <w:t>samples decreased t</w:t>
      </w:r>
      <w:r w:rsidR="00C03400">
        <w:t xml:space="preserve">o approximately </w:t>
      </w:r>
      <w:r w:rsidR="00962A5D">
        <w:t>0.5 mm.</w:t>
      </w:r>
      <w:r w:rsidR="00C03400">
        <w:t xml:space="preserve"> </w:t>
      </w:r>
      <w:r w:rsidR="00C03400" w:rsidRPr="00467570">
        <w:t xml:space="preserve">The </w:t>
      </w:r>
      <w:r w:rsidR="00C03400">
        <w:t>s</w:t>
      </w:r>
      <w:r w:rsidR="00C03400" w:rsidRPr="00467570">
        <w:t>amples</w:t>
      </w:r>
      <w:r w:rsidR="008538F1">
        <w:t xml:space="preserve"> that were going to be</w:t>
      </w:r>
      <w:r w:rsidR="00C03400">
        <w:t xml:space="preserve"> compressed</w:t>
      </w:r>
      <w:r w:rsidR="00C03400" w:rsidRPr="00467570">
        <w:t xml:space="preserve"> were casted in molds with higher thickness (1.5 mm)</w:t>
      </w:r>
      <w:r w:rsidR="00C03400">
        <w:t xml:space="preserve"> so that</w:t>
      </w:r>
      <w:r w:rsidR="00C03400" w:rsidRPr="00467570">
        <w:t xml:space="preserve"> after applying </w:t>
      </w:r>
      <w:r w:rsidR="00C03400">
        <w:t xml:space="preserve">the </w:t>
      </w:r>
      <w:r w:rsidR="00C03400" w:rsidRPr="00467570">
        <w:t>compressive force</w:t>
      </w:r>
      <w:r w:rsidR="0054525B">
        <w:t xml:space="preserve"> the</w:t>
      </w:r>
      <w:r w:rsidR="00C03400">
        <w:t xml:space="preserve"> </w:t>
      </w:r>
      <w:r w:rsidR="00C03400" w:rsidRPr="00467570">
        <w:t>thickness</w:t>
      </w:r>
      <w:r w:rsidR="0054525B">
        <w:t xml:space="preserve"> went down to 0.6 mm and then to</w:t>
      </w:r>
      <w:r w:rsidR="00C03400" w:rsidRPr="00467570">
        <w:t xml:space="preserve"> 0.5 mm</w:t>
      </w:r>
      <w:r w:rsidR="0054525B">
        <w:t xml:space="preserve"> after pyrolysis</w:t>
      </w:r>
      <w:r w:rsidR="00C03400" w:rsidRPr="00467570">
        <w:t>.</w:t>
      </w:r>
      <w:r w:rsidR="00C03400">
        <w:t xml:space="preserve"> C</w:t>
      </w:r>
      <w:r w:rsidR="00C03400" w:rsidRPr="00467570">
        <w:t>ontrol samples</w:t>
      </w:r>
      <w:r w:rsidR="00C03400">
        <w:t>, without compression pretreatment,</w:t>
      </w:r>
      <w:r w:rsidR="00C03400" w:rsidRPr="00467570">
        <w:t xml:space="preserve"> were casted in </w:t>
      </w:r>
      <w:r w:rsidR="008538F1">
        <w:t>smaller</w:t>
      </w:r>
      <w:r w:rsidR="00C03400" w:rsidRPr="00467570">
        <w:t xml:space="preserve"> </w:t>
      </w:r>
      <w:r w:rsidR="008538F1">
        <w:t xml:space="preserve">PDMS </w:t>
      </w:r>
      <w:r w:rsidR="00C03400" w:rsidRPr="00467570">
        <w:t>mold</w:t>
      </w:r>
      <w:r w:rsidR="008538F1">
        <w:t>s</w:t>
      </w:r>
      <w:r w:rsidR="00C03400" w:rsidRPr="00467570">
        <w:t xml:space="preserve"> to yield</w:t>
      </w:r>
      <w:r w:rsidR="00C03400">
        <w:t xml:space="preserve"> the same final</w:t>
      </w:r>
      <w:r w:rsidR="00C03400" w:rsidRPr="00467570">
        <w:t xml:space="preserve"> thickness</w:t>
      </w:r>
      <w:r w:rsidR="00770446">
        <w:t xml:space="preserve"> </w:t>
      </w:r>
      <w:r w:rsidR="008538F1">
        <w:t>after pyrolysis</w:t>
      </w:r>
      <w:r w:rsidR="00C03400" w:rsidRPr="00467570">
        <w:t>.</w:t>
      </w:r>
    </w:p>
    <w:p w14:paraId="36258682" w14:textId="2242DB74" w:rsidR="003D1765" w:rsidRPr="00467570" w:rsidRDefault="00166EA8" w:rsidP="003D1765">
      <w:pPr>
        <w:pStyle w:val="Els-caption"/>
      </w:pPr>
      <w:r w:rsidRPr="00467570">
        <w:rPr>
          <w:noProof/>
        </w:rPr>
        <w:lastRenderedPageBreak/>
        <w:drawing>
          <wp:anchor distT="0" distB="0" distL="114300" distR="114300" simplePos="0" relativeHeight="251661312" behindDoc="1" locked="0" layoutInCell="1" allowOverlap="1" wp14:anchorId="713872B8" wp14:editId="79E9C489">
            <wp:simplePos x="0" y="0"/>
            <wp:positionH relativeFrom="margin">
              <wp:align>center</wp:align>
            </wp:positionH>
            <wp:positionV relativeFrom="paragraph">
              <wp:posOffset>98126</wp:posOffset>
            </wp:positionV>
            <wp:extent cx="5691505" cy="25565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2">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91505" cy="2556510"/>
                    </a:xfrm>
                    <a:prstGeom prst="rect">
                      <a:avLst/>
                    </a:prstGeom>
                  </pic:spPr>
                </pic:pic>
              </a:graphicData>
            </a:graphic>
            <wp14:sizeRelH relativeFrom="page">
              <wp14:pctWidth>0</wp14:pctWidth>
            </wp14:sizeRelH>
            <wp14:sizeRelV relativeFrom="page">
              <wp14:pctHeight>0</wp14:pctHeight>
            </wp14:sizeRelV>
          </wp:anchor>
        </w:drawing>
      </w:r>
    </w:p>
    <w:p w14:paraId="43CC99E8" w14:textId="4DDA03D7" w:rsidR="005B5DA6" w:rsidRPr="00467570" w:rsidRDefault="003D1765" w:rsidP="00166EA8">
      <w:pPr>
        <w:pStyle w:val="Els-caption"/>
        <w:jc w:val="center"/>
      </w:pPr>
      <w:r w:rsidRPr="00467570">
        <w:t xml:space="preserve">Figure </w:t>
      </w:r>
      <w:r>
        <w:t>3</w:t>
      </w:r>
      <w:r w:rsidRPr="00467570">
        <w:t xml:space="preserve">. </w:t>
      </w:r>
      <w:r w:rsidR="009B7627">
        <w:t>P</w:t>
      </w:r>
      <w:r w:rsidRPr="00467570">
        <w:t xml:space="preserve">rocedure </w:t>
      </w:r>
      <w:r w:rsidR="009B7627">
        <w:t xml:space="preserve">employed </w:t>
      </w:r>
      <w:r w:rsidRPr="00467570">
        <w:t>for the fabrication of carbon materials derived from SU-8 with addition of a mechanical pretreatment step where the uncured oligomer is isothermally compressed before photopolymerization</w:t>
      </w:r>
      <w:r w:rsidR="00A13E46">
        <w:t xml:space="preserve"> and carbonization</w:t>
      </w:r>
      <w:r w:rsidRPr="00467570">
        <w:t>.</w:t>
      </w:r>
    </w:p>
    <w:p w14:paraId="65F346B0" w14:textId="1A0F7A7A" w:rsidR="005B5DA6" w:rsidRPr="00467570" w:rsidRDefault="005B5DA6" w:rsidP="006D7E3C">
      <w:pPr>
        <w:pStyle w:val="Els-2ndorder-head"/>
      </w:pPr>
      <w:r w:rsidRPr="00467570">
        <w:t>XRD and Raman spectroscopy</w:t>
      </w:r>
    </w:p>
    <w:p w14:paraId="2ED4C955" w14:textId="21FB1263" w:rsidR="005B5DA6" w:rsidRPr="00467570" w:rsidRDefault="005B5DA6" w:rsidP="00D7323D">
      <w:pPr>
        <w:pStyle w:val="Els-body-text"/>
        <w:spacing w:after="240"/>
      </w:pPr>
      <w:r w:rsidRPr="00467570">
        <w:t>X-</w:t>
      </w:r>
      <w:r w:rsidR="00A966B4">
        <w:t>r</w:t>
      </w:r>
      <w:r w:rsidRPr="00467570">
        <w:t xml:space="preserve">ay diffraction (XRD) patterns were obtained for all samples recording over a 2θ in the range of 5-55° using a </w:t>
      </w:r>
      <w:r w:rsidR="004940A4" w:rsidRPr="00467570">
        <w:t>Miniflex 600</w:t>
      </w:r>
      <w:r w:rsidR="004940A4">
        <w:t xml:space="preserve"> </w:t>
      </w:r>
      <w:r w:rsidRPr="00467570">
        <w:t xml:space="preserve">spectrometer (Rigaku, </w:t>
      </w:r>
      <w:r w:rsidR="00C7219D">
        <w:t>Tokyo, JP</w:t>
      </w:r>
      <w:r w:rsidR="00D15C0D">
        <w:t>N</w:t>
      </w:r>
      <w:r w:rsidRPr="00467570">
        <w:t>) equipped with the Cu</w:t>
      </w:r>
      <w:r w:rsidRPr="000604BB">
        <w:rPr>
          <w:i/>
        </w:rPr>
        <w:t>K</w:t>
      </w:r>
      <w:r w:rsidRPr="008232BC">
        <w:rPr>
          <w:vertAlign w:val="subscript"/>
        </w:rPr>
        <w:t>α</w:t>
      </w:r>
      <w:r w:rsidRPr="00467570">
        <w:t xml:space="preserve"> radiation source. </w:t>
      </w:r>
    </w:p>
    <w:p w14:paraId="129F257F" w14:textId="156BD9B5" w:rsidR="005B5DA6" w:rsidRPr="00467570" w:rsidRDefault="005B5DA6" w:rsidP="00D7323D">
      <w:pPr>
        <w:pStyle w:val="Els-body-text"/>
        <w:spacing w:after="240"/>
      </w:pPr>
      <w:r w:rsidRPr="00467570">
        <w:t>Analysis of the</w:t>
      </w:r>
      <w:r w:rsidR="006A15CD">
        <w:t xml:space="preserve"> relative</w:t>
      </w:r>
      <w:r w:rsidRPr="00467570">
        <w:t xml:space="preserve"> sp</w:t>
      </w:r>
      <w:r w:rsidRPr="00467570">
        <w:rPr>
          <w:vertAlign w:val="superscript"/>
        </w:rPr>
        <w:t>2</w:t>
      </w:r>
      <w:r w:rsidRPr="00467570">
        <w:t>-hybridized carbon content was carried out using a</w:t>
      </w:r>
      <w:r w:rsidR="0005613C">
        <w:t xml:space="preserve">n InVia </w:t>
      </w:r>
      <w:r w:rsidRPr="00467570">
        <w:t xml:space="preserve">Raman </w:t>
      </w:r>
      <w:r w:rsidR="0005613C">
        <w:t>Microscope</w:t>
      </w:r>
      <w:r w:rsidRPr="00467570">
        <w:t xml:space="preserve"> (</w:t>
      </w:r>
      <w:r w:rsidR="0005613C">
        <w:t>Re</w:t>
      </w:r>
      <w:r w:rsidR="00643CED">
        <w:t>nishaw</w:t>
      </w:r>
      <w:r w:rsidRPr="00467570">
        <w:t xml:space="preserve">, </w:t>
      </w:r>
      <w:r w:rsidR="00ED5825">
        <w:t>Wotton-under-Edge</w:t>
      </w:r>
      <w:r w:rsidR="00AC4569">
        <w:t xml:space="preserve">, </w:t>
      </w:r>
      <w:r w:rsidR="00ED5825">
        <w:t>UK</w:t>
      </w:r>
      <w:r w:rsidRPr="00467570">
        <w:t>) equipped with a 532 nm laser. The Raman maps and the averaged Raman spectra were collected across 25 µm</w:t>
      </w:r>
      <w:r w:rsidRPr="00467570">
        <w:rPr>
          <w:vertAlign w:val="superscript"/>
        </w:rPr>
        <w:t>2</w:t>
      </w:r>
      <w:r w:rsidRPr="00467570">
        <w:t xml:space="preserve"> tiles. </w:t>
      </w:r>
      <w:r w:rsidR="00341939">
        <w:t>Lorentzian fitting was used in MATLAB to deconvolute the bands of interest and analyze their maxima and areas.</w:t>
      </w:r>
    </w:p>
    <w:p w14:paraId="633C7A02" w14:textId="48CC7EB8" w:rsidR="005B5DA6" w:rsidRPr="00467570" w:rsidRDefault="0099142C" w:rsidP="006D7E3C">
      <w:pPr>
        <w:pStyle w:val="Els-2ndorder-head"/>
      </w:pPr>
      <w:r>
        <w:t>Four-point probe</w:t>
      </w:r>
      <w:r w:rsidR="005B5DA6" w:rsidRPr="00467570">
        <w:t xml:space="preserve"> measurements</w:t>
      </w:r>
    </w:p>
    <w:p w14:paraId="7B5FCA38" w14:textId="365C0DE5" w:rsidR="005B5DA6" w:rsidRPr="00467570" w:rsidRDefault="005B5DA6" w:rsidP="0074234B">
      <w:pPr>
        <w:pStyle w:val="Els-body-text"/>
        <w:spacing w:after="240"/>
      </w:pPr>
      <w:r w:rsidRPr="00467570">
        <w:t xml:space="preserve">The </w:t>
      </w:r>
      <w:r w:rsidR="0099142C">
        <w:t xml:space="preserve">electrical sheet </w:t>
      </w:r>
      <w:r w:rsidR="00EB7F57">
        <w:t>resistance</w:t>
      </w:r>
      <w:r w:rsidR="00107F31">
        <w:t xml:space="preserve"> (</w:t>
      </w:r>
      <m:oMath>
        <m:f>
          <m:fPr>
            <m:type m:val="lin"/>
            <m:ctrlPr>
              <w:rPr>
                <w:rFonts w:ascii="Cambria Math" w:hAnsi="Cambria Math"/>
                <w:i/>
              </w:rPr>
            </m:ctrlPr>
          </m:fPr>
          <m:num>
            <m:r>
              <m:rPr>
                <m:sty m:val="p"/>
              </m:rPr>
              <w:rPr>
                <w:rFonts w:ascii="Cambria Math" w:hAnsi="Cambria Math"/>
              </w:rPr>
              <m:t>Ω</m:t>
            </m:r>
          </m:num>
          <m:den>
            <m:r>
              <w:rPr>
                <w:rFonts w:ascii="Cambria Math" w:hAnsi="Cambria Math"/>
                <w:i/>
              </w:rPr>
              <w:sym w:font="Symbol" w:char="F0FF"/>
            </m:r>
          </m:den>
        </m:f>
      </m:oMath>
      <w:r w:rsidR="00107F31">
        <w:t>)</w:t>
      </w:r>
      <w:r w:rsidR="003C792B" w:rsidRPr="00467570">
        <w:t xml:space="preserve"> of </w:t>
      </w:r>
      <w:r w:rsidR="0099142C">
        <w:t xml:space="preserve">the </w:t>
      </w:r>
      <w:r w:rsidR="003C792B" w:rsidRPr="00467570">
        <w:t xml:space="preserve">samples was </w:t>
      </w:r>
      <w:r w:rsidR="00A2085C">
        <w:t>estimated</w:t>
      </w:r>
      <w:r w:rsidR="003C792B" w:rsidRPr="00467570">
        <w:t xml:space="preserve"> using the</w:t>
      </w:r>
      <w:r w:rsidRPr="00467570">
        <w:t xml:space="preserve"> four-point-probe</w:t>
      </w:r>
      <w:r w:rsidR="003C792B" w:rsidRPr="00467570">
        <w:t xml:space="preserve"> method</w:t>
      </w:r>
      <w:r w:rsidR="0008013C">
        <w:t xml:space="preserve"> and then converted to bulk resistivity</w:t>
      </w:r>
      <w:r w:rsidRPr="00467570">
        <w:t xml:space="preserve">. </w:t>
      </w:r>
      <w:r w:rsidR="003C792B" w:rsidRPr="00467570">
        <w:t>F</w:t>
      </w:r>
      <w:r w:rsidRPr="00467570">
        <w:t xml:space="preserve">our </w:t>
      </w:r>
      <w:r w:rsidR="003C792B" w:rsidRPr="00467570">
        <w:t>electrical probes were</w:t>
      </w:r>
      <w:r w:rsidRPr="00467570">
        <w:t xml:space="preserve"> placed</w:t>
      </w:r>
      <w:r w:rsidR="0021682C">
        <w:t xml:space="preserve"> in-line</w:t>
      </w:r>
      <w:r w:rsidRPr="00467570">
        <w:t xml:space="preserve"> in contact with the </w:t>
      </w:r>
      <w:r w:rsidR="00401A31">
        <w:t xml:space="preserve">top </w:t>
      </w:r>
      <w:r w:rsidRPr="00467570">
        <w:t>surface</w:t>
      </w:r>
      <w:r w:rsidR="003C792B" w:rsidRPr="00467570">
        <w:t xml:space="preserve"> of</w:t>
      </w:r>
      <w:r w:rsidR="0021682C">
        <w:t xml:space="preserve"> square</w:t>
      </w:r>
      <w:r w:rsidR="00401A31">
        <w:t xml:space="preserve"> shaped samples of</w:t>
      </w:r>
      <w:r w:rsidR="003C792B" w:rsidRPr="00467570">
        <w:t xml:space="preserve"> casted</w:t>
      </w:r>
      <w:r w:rsidR="00401A31">
        <w:t xml:space="preserve"> and uncured </w:t>
      </w:r>
      <w:r w:rsidR="0021682C">
        <w:t>BPNE</w:t>
      </w:r>
      <w:r w:rsidR="003C792B" w:rsidRPr="00467570">
        <w:t xml:space="preserve"> </w:t>
      </w:r>
      <w:r w:rsidR="00401A31">
        <w:t>resin</w:t>
      </w:r>
      <w:r w:rsidR="00C86B63">
        <w:t xml:space="preserve"> using a spacing</w:t>
      </w:r>
      <w:r w:rsidR="0008013C">
        <w:t xml:space="preserve"> of 5-10 mm between the needles</w:t>
      </w:r>
      <w:r w:rsidRPr="00467570">
        <w:t xml:space="preserve">. </w:t>
      </w:r>
      <w:r w:rsidR="0021682C">
        <w:t>An electrical</w:t>
      </w:r>
      <w:r w:rsidRPr="00467570">
        <w:t xml:space="preserve"> current</w:t>
      </w:r>
      <w:r w:rsidR="00292CB6">
        <w:t xml:space="preserve">, </w:t>
      </w:r>
      <w:r w:rsidR="0074234B">
        <w:t xml:space="preserve">varied </w:t>
      </w:r>
      <w:r w:rsidR="00292CB6">
        <w:t>between</w:t>
      </w:r>
      <w:r w:rsidR="00292CB6" w:rsidRPr="00467570">
        <w:t xml:space="preserve"> 0 and 1.5 amperes</w:t>
      </w:r>
      <w:r w:rsidR="00292CB6">
        <w:t>,</w:t>
      </w:r>
      <w:r w:rsidRPr="00467570">
        <w:t xml:space="preserve"> </w:t>
      </w:r>
      <w:r w:rsidR="0021682C">
        <w:t>was</w:t>
      </w:r>
      <w:r w:rsidRPr="00467570">
        <w:t xml:space="preserve"> applied through the samp</w:t>
      </w:r>
      <w:r w:rsidR="003C792B" w:rsidRPr="00467570">
        <w:t>le from the outer two probes</w:t>
      </w:r>
      <w:r w:rsidR="00292CB6">
        <w:t>, while</w:t>
      </w:r>
      <w:r w:rsidRPr="00467570">
        <w:t xml:space="preserve"> the voltage drop is measured by the inner probes </w:t>
      </w:r>
      <w:r w:rsidRPr="00467570">
        <w:fldChar w:fldCharType="begin" w:fldLock="1"/>
      </w:r>
      <w:r w:rsidR="002B101A">
        <w:instrText>ADDIN CSL_CITATION {"citationItems":[{"id":"ITEM-1","itemData":{"DOI":"10.1016/j.matdes.2017.07.034","ISSN":"02641275","abstract":"We proposed herein a facile, fast and low cost metal-free photochemical method for preparing reduced graphene oxide (rGO) by ultraviolet (UV) irradiation of a solution containing mixture of a photoinitiator such as phenylbis(2,4,6-trimethylbenzoyl)phosphine oxide (GR-XBPO) and a triethylamine (TEA) in ethanol. Free radicals are generated via photoinitiator decomposition under UV irradiation. In this process, graphene oxide (GO) rapidly reduced to graphene via extensively removal of oxygen-containing functional groups (OFGs) by free radicals in the presence of anti-oxide inhibitor such as TEA exists. Furthermore, we prepared flexible conductive micropatterns over rGO/SU-8 composites deposited on several substrates (e.g., glass, polyethylene terephthalate (PET), aluminum, and silicon) by dispersing rGO into a photocurable SU-8 resin by means of a photolithography technique. The incorporation of rGO changed the properties of the composites. Thus, the behavior of SU-8 resin shifted from insulating to conductive/antistatic upon incorporation of rGO nanocomposites. This preliminary study provides us with the opportunity to not only develop an efficient metal-free photochemical reduction route towards GO but also obtain a processable conductive micropattern by optimizing the overall processing parameters, and maximizing the advantages of them for future carbon-based nanocomposites at large scale.","author":[{"dropping-particle":"","family":"Xue","given":"Bing","non-dropping-particle":"","parse-names":false,"suffix":""},{"dropping-particle":"","family":"Zou","given":"Yingquan","non-dropping-particle":"","parse-names":false,"suffix":""},{"dropping-particle":"","family":"Yang","given":"Yuchun","non-dropping-particle":"","parse-names":false,"suffix":""}],"container-title":"Materials &amp; Design","id":"ITEM-1","issued":{"date-parts":[["2017","10"]]},"page":"505-511","publisher":"Elsevier Ltd","title":"A photochemical approach for preparing graphene and fabrication of SU-8/graphene composite conductive micropatterns","type":"article-journal","volume":"132"},"uris":["http://www.mendeley.com/documents/?uuid=09b856d2-30c2-4272-932f-a2863c02a5fc"]}],"mendeley":{"formattedCitation":"[22]","plainTextFormattedCitation":"[22]","previouslyFormattedCitation":"[22]"},"properties":{"noteIndex":0},"schema":"https://github.com/citation-style-language/schema/raw/master/csl-citation.json"}</w:instrText>
      </w:r>
      <w:r w:rsidRPr="00467570">
        <w:fldChar w:fldCharType="separate"/>
      </w:r>
      <w:r w:rsidRPr="00467570">
        <w:rPr>
          <w:noProof/>
        </w:rPr>
        <w:t>[22]</w:t>
      </w:r>
      <w:r w:rsidRPr="00467570">
        <w:fldChar w:fldCharType="end"/>
      </w:r>
      <w:r w:rsidRPr="00467570">
        <w:t xml:space="preserve">. </w:t>
      </w:r>
      <w:r w:rsidR="00FF26C4">
        <w:t>For the dimensions and geometry of the samples used</w:t>
      </w:r>
      <w:r w:rsidR="00A96BF4">
        <w:t xml:space="preserve"> herein</w:t>
      </w:r>
      <w:r w:rsidRPr="00467570">
        <w:t xml:space="preserve">, the </w:t>
      </w:r>
      <w:r w:rsidR="00A96BF4">
        <w:t>bulk resistivity</w:t>
      </w:r>
      <w:r w:rsidRPr="00467570">
        <w:t xml:space="preserve"> </w:t>
      </w:r>
      <w:r w:rsidR="00A96BF4">
        <w:t>was</w:t>
      </w:r>
      <w:r w:rsidRPr="00467570">
        <w:t xml:space="preserve"> calculated using </w:t>
      </w:r>
      <w:r w:rsidR="00FF26C4">
        <w:t>a</w:t>
      </w:r>
      <w:r w:rsidR="004E4F98">
        <w:t>n</w:t>
      </w:r>
      <w:r w:rsidR="00FF26C4">
        <w:t xml:space="preserve"> equation</w:t>
      </w:r>
      <w:r w:rsidR="004E4F98">
        <w:t xml:space="preserve"> (1)</w:t>
      </w:r>
      <w:r w:rsidR="00FF26C4">
        <w:t xml:space="preserve"> </w:t>
      </w:r>
      <w:r w:rsidR="004E4F98">
        <w:t xml:space="preserve">adapted </w:t>
      </w:r>
      <w:r w:rsidR="00FF26C4">
        <w:t>from the four-point method</w:t>
      </w:r>
      <w:r w:rsidR="004E4F98">
        <w:t xml:space="preserve"> to the geometry and size of our samples</w:t>
      </w:r>
      <w:r w:rsidRPr="00467570">
        <w:t>:</w:t>
      </w:r>
    </w:p>
    <w:p w14:paraId="22B6E47D" w14:textId="254730C8" w:rsidR="005B5DA6" w:rsidRPr="00467570" w:rsidRDefault="005B5DA6" w:rsidP="00D7323D">
      <w:pPr>
        <w:spacing w:after="240"/>
        <w:rPr>
          <w:lang w:val="en-US"/>
        </w:rPr>
      </w:pPr>
      <m:oMathPara>
        <m:oMath>
          <m:r>
            <w:rPr>
              <w:rFonts w:ascii="Cambria Math" w:hAnsi="Cambria Math"/>
              <w:lang w:val="en-US"/>
            </w:rPr>
            <m:t>ρ=</m:t>
          </m:r>
          <m:f>
            <m:fPr>
              <m:ctrlPr>
                <w:rPr>
                  <w:rFonts w:ascii="Cambria Math" w:hAnsi="Cambria Math"/>
                  <w:i/>
                  <w:lang w:val="en-US"/>
                </w:rPr>
              </m:ctrlPr>
            </m:fPr>
            <m:num>
              <m:r>
                <w:rPr>
                  <w:rFonts w:ascii="Cambria Math" w:hAnsi="Cambria Math"/>
                  <w:lang w:val="en-US"/>
                </w:rPr>
                <m:t>π*t</m:t>
              </m:r>
            </m:num>
            <m:den>
              <m:r>
                <m:rPr>
                  <m:sty m:val="p"/>
                </m:rPr>
                <w:rPr>
                  <w:rFonts w:ascii="Cambria Math" w:hAnsi="Cambria Math"/>
                  <w:lang w:val="en-US"/>
                </w:rPr>
                <m:t>ln⁡</m:t>
              </m:r>
              <m:r>
                <w:rPr>
                  <w:rFonts w:ascii="Cambria Math" w:hAnsi="Cambria Math"/>
                  <w:lang w:val="en-US"/>
                </w:rPr>
                <m:t>(2)</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V</m:t>
                  </m:r>
                </m:num>
                <m:den>
                  <m:r>
                    <w:rPr>
                      <w:rFonts w:ascii="Cambria Math" w:hAnsi="Cambria Math"/>
                      <w:lang w:val="en-US"/>
                    </w:rPr>
                    <m:t>I</m:t>
                  </m:r>
                </m:den>
              </m:f>
            </m:e>
          </m:d>
          <m:r>
            <w:rPr>
              <w:rFonts w:ascii="Cambria Math" w:hAnsi="Cambria Math"/>
              <w:lang w:val="en-US"/>
            </w:rPr>
            <m:t xml:space="preserve">               (1)</m:t>
          </m:r>
        </m:oMath>
      </m:oMathPara>
    </w:p>
    <w:p w14:paraId="19EFEDEC" w14:textId="3850DA41" w:rsidR="005B5DA6" w:rsidRPr="00467570" w:rsidRDefault="005B5DA6" w:rsidP="00817683">
      <w:pPr>
        <w:pStyle w:val="Els-body-text"/>
        <w:spacing w:after="240"/>
      </w:pPr>
      <w:r w:rsidRPr="00467570">
        <w:t xml:space="preserve">Where, V is the voltage, I is the applied current, and t is the thickness of the thin sample sheet. </w:t>
      </w:r>
    </w:p>
    <w:p w14:paraId="6FCD1266" w14:textId="77777777" w:rsidR="005B5DA6" w:rsidRPr="00467570" w:rsidRDefault="005B5DA6" w:rsidP="006F0814">
      <w:pPr>
        <w:pStyle w:val="Els-1storder-head"/>
      </w:pPr>
      <w:r w:rsidRPr="00467570">
        <w:t>Results and discussion</w:t>
      </w:r>
    </w:p>
    <w:p w14:paraId="4BD4C1EC" w14:textId="13FFFB15" w:rsidR="008C2943" w:rsidRDefault="00CB3918" w:rsidP="009A098B">
      <w:pPr>
        <w:pStyle w:val="Els-body-text"/>
        <w:spacing w:after="240"/>
      </w:pPr>
      <w:r>
        <w:t>W</w:t>
      </w:r>
      <w:r w:rsidR="005B5DA6" w:rsidRPr="00467570">
        <w:t xml:space="preserve">e began by </w:t>
      </w:r>
      <w:r w:rsidR="00A70F3F">
        <w:t>searching</w:t>
      </w:r>
      <w:r>
        <w:t xml:space="preserve"> for variations in the</w:t>
      </w:r>
      <w:r w:rsidR="004E25E4">
        <w:t xml:space="preserve"> </w:t>
      </w:r>
      <w:r>
        <w:t>resistivity of the BPNE sheets</w:t>
      </w:r>
      <w:r w:rsidR="005B5DA6" w:rsidRPr="00467570">
        <w:t xml:space="preserve"> </w:t>
      </w:r>
      <w:r w:rsidR="00E030B5">
        <w:t xml:space="preserve">at ambient conditions </w:t>
      </w:r>
      <w:r w:rsidR="005B5DA6" w:rsidRPr="00467570">
        <w:t xml:space="preserve">using the four-point probe </w:t>
      </w:r>
      <w:r w:rsidR="006E7720" w:rsidRPr="00467570">
        <w:t>technique</w:t>
      </w:r>
      <w:r w:rsidR="005B5DA6" w:rsidRPr="00467570">
        <w:t xml:space="preserve"> </w:t>
      </w:r>
      <w:r w:rsidR="004E25E4">
        <w:t xml:space="preserve">in an in-line configuration </w:t>
      </w:r>
      <w:r w:rsidR="005B5DA6" w:rsidRPr="00467570">
        <w:t>for</w:t>
      </w:r>
      <w:r>
        <w:t xml:space="preserve"> </w:t>
      </w:r>
      <w:r w:rsidR="004E25E4">
        <w:t xml:space="preserve">the 0.5 mm </w:t>
      </w:r>
      <w:r w:rsidR="007B4E2F">
        <w:t xml:space="preserve">thick </w:t>
      </w:r>
      <w:r w:rsidR="00494DEF">
        <w:t xml:space="preserve">samples </w:t>
      </w:r>
      <w:r w:rsidR="005B5DA6" w:rsidRPr="00467570">
        <w:t xml:space="preserve">with and without </w:t>
      </w:r>
      <w:r w:rsidR="00055DCC">
        <w:t xml:space="preserve">the </w:t>
      </w:r>
      <w:r w:rsidR="005B5DA6" w:rsidRPr="00467570">
        <w:t>compression</w:t>
      </w:r>
      <w:r w:rsidR="00055DCC">
        <w:t xml:space="preserve"> pretreatment</w:t>
      </w:r>
      <w:r w:rsidR="005B5DA6" w:rsidRPr="00467570">
        <w:t xml:space="preserve">. </w:t>
      </w:r>
      <w:r w:rsidR="00324446" w:rsidRPr="00467570">
        <w:t xml:space="preserve">We observed a negligible difference in the resistivity values </w:t>
      </w:r>
      <w:r w:rsidR="00324446">
        <w:t>between</w:t>
      </w:r>
      <w:r w:rsidR="00324446" w:rsidRPr="00467570">
        <w:t xml:space="preserve"> the samples that were compressed before photocrosslinking </w:t>
      </w:r>
      <w:r w:rsidR="00324446">
        <w:t>and the</w:t>
      </w:r>
      <w:r w:rsidR="00324446" w:rsidRPr="00467570">
        <w:t xml:space="preserve"> samples that were photocrosslinked and pyrolyzed without mechanical compression. </w:t>
      </w:r>
      <w:r w:rsidR="002B7920">
        <w:t>It was</w:t>
      </w:r>
      <w:r w:rsidR="00324446" w:rsidRPr="00467570">
        <w:t xml:space="preserve"> </w:t>
      </w:r>
      <w:r w:rsidR="007C6E53">
        <w:t>ensure</w:t>
      </w:r>
      <w:r w:rsidR="002B7920">
        <w:t>d</w:t>
      </w:r>
      <w:r w:rsidR="007C6E53">
        <w:t xml:space="preserve"> that</w:t>
      </w:r>
      <w:r w:rsidR="00324446" w:rsidRPr="00467570">
        <w:t xml:space="preserve"> the </w:t>
      </w:r>
      <w:r w:rsidR="002B7920">
        <w:t>all samples</w:t>
      </w:r>
      <w:r w:rsidR="00324446" w:rsidRPr="00467570">
        <w:t xml:space="preserve"> </w:t>
      </w:r>
      <w:r w:rsidR="007C6E53">
        <w:t xml:space="preserve">had </w:t>
      </w:r>
      <w:r w:rsidR="00324446" w:rsidRPr="00467570">
        <w:t xml:space="preserve">approximately the same final thickness for both </w:t>
      </w:r>
      <w:r w:rsidR="007B4E2F">
        <w:t>groups</w:t>
      </w:r>
      <w:r w:rsidR="00324446" w:rsidRPr="00467570">
        <w:t xml:space="preserve"> of samples. At least three samples were tested for every group. </w:t>
      </w:r>
      <w:r w:rsidR="0000637B">
        <w:t>Our results</w:t>
      </w:r>
      <w:r w:rsidR="00324446" w:rsidRPr="00467570">
        <w:t xml:space="preserve"> </w:t>
      </w:r>
      <w:r w:rsidR="0000637B">
        <w:t>suggest</w:t>
      </w:r>
      <w:r w:rsidR="00324446" w:rsidRPr="00467570">
        <w:t xml:space="preserve"> that there is no</w:t>
      </w:r>
      <w:r w:rsidR="0000637B">
        <w:t xml:space="preserve"> variation</w:t>
      </w:r>
      <w:r w:rsidR="00324446" w:rsidRPr="00467570">
        <w:t xml:space="preserve"> in </w:t>
      </w:r>
      <w:r w:rsidR="0000637B">
        <w:t xml:space="preserve">the </w:t>
      </w:r>
      <w:r w:rsidR="00EE388F">
        <w:t>resistivity</w:t>
      </w:r>
      <w:r w:rsidR="0000637B">
        <w:t xml:space="preserve"> that</w:t>
      </w:r>
      <w:r w:rsidR="00324446" w:rsidRPr="00467570">
        <w:t xml:space="preserve"> correlate</w:t>
      </w:r>
      <w:r w:rsidR="0000637B">
        <w:t>s</w:t>
      </w:r>
      <w:r w:rsidR="00324446" w:rsidRPr="00467570">
        <w:t xml:space="preserve"> </w:t>
      </w:r>
      <w:r w:rsidR="0000637B">
        <w:lastRenderedPageBreak/>
        <w:t>with</w:t>
      </w:r>
      <w:r w:rsidR="00324446" w:rsidRPr="00467570">
        <w:t xml:space="preserve"> the use of compression before pyrolysis.</w:t>
      </w:r>
      <w:r w:rsidR="00892E1A">
        <w:t xml:space="preserve"> </w:t>
      </w:r>
      <w:r w:rsidR="00E200B8">
        <w:t>W</w:t>
      </w:r>
      <w:r w:rsidR="005B5DA6" w:rsidRPr="00467570">
        <w:t xml:space="preserve">e </w:t>
      </w:r>
      <w:r w:rsidR="006E7720" w:rsidRPr="00467570">
        <w:t>obtained</w:t>
      </w:r>
      <w:r w:rsidR="002E075A" w:rsidRPr="00467570">
        <w:t xml:space="preserve"> </w:t>
      </w:r>
      <w:r w:rsidR="00DA27EB">
        <w:t xml:space="preserve">the same </w:t>
      </w:r>
      <w:r w:rsidR="006E7720" w:rsidRPr="00467570">
        <w:t>value</w:t>
      </w:r>
      <w:r w:rsidR="00691CA1">
        <w:t xml:space="preserve">, </w:t>
      </w:r>
      <w:r w:rsidR="00691CA1" w:rsidRPr="00467570">
        <w:t xml:space="preserve">18 </w:t>
      </w:r>
      <m:oMath>
        <m:r>
          <w:rPr>
            <w:rFonts w:ascii="Cambria Math" w:hAnsi="Cambria Math"/>
          </w:rPr>
          <m:t>m</m:t>
        </m:r>
        <m:r>
          <m:rPr>
            <m:sty m:val="p"/>
          </m:rPr>
          <w:rPr>
            <w:rFonts w:ascii="Cambria Math" w:hAnsi="Cambria Math"/>
          </w:rPr>
          <m:t>Ω∙</m:t>
        </m:r>
        <m:r>
          <w:rPr>
            <w:rFonts w:ascii="Cambria Math" w:hAnsi="Cambria Math"/>
          </w:rPr>
          <m:t>cm</m:t>
        </m:r>
      </m:oMath>
      <w:r w:rsidR="00691CA1">
        <w:t>,</w:t>
      </w:r>
      <w:r w:rsidR="006E7720" w:rsidRPr="00467570">
        <w:t xml:space="preserve"> for the </w:t>
      </w:r>
      <w:r w:rsidR="002E075A" w:rsidRPr="00467570">
        <w:t xml:space="preserve">resistivity of </w:t>
      </w:r>
      <w:r w:rsidR="005B5DA6" w:rsidRPr="00467570">
        <w:t>pyrolyzed sheets both with</w:t>
      </w:r>
      <w:r w:rsidR="00322FFC">
        <w:t xml:space="preserve"> (M-SU-8)</w:t>
      </w:r>
      <w:r w:rsidR="005B5DA6" w:rsidRPr="00467570">
        <w:t xml:space="preserve"> and without</w:t>
      </w:r>
      <w:r w:rsidR="00322FFC">
        <w:t xml:space="preserve"> (SU-8)</w:t>
      </w:r>
      <w:r w:rsidR="00DA27EB">
        <w:t xml:space="preserve"> the compression pretreatment</w:t>
      </w:r>
      <w:r w:rsidR="00DA27EB" w:rsidRPr="00467570">
        <w:t xml:space="preserve"> (</w:t>
      </w:r>
      <w:r w:rsidR="003670E3">
        <w:t xml:space="preserve">Table 1 and </w:t>
      </w:r>
      <w:r w:rsidR="00DA27EB" w:rsidRPr="00467570">
        <w:t>Fig</w:t>
      </w:r>
      <w:r w:rsidR="00DA27EB">
        <w:t>ure</w:t>
      </w:r>
      <w:r w:rsidR="00DA27EB" w:rsidRPr="00467570">
        <w:t xml:space="preserve"> </w:t>
      </w:r>
      <w:r w:rsidR="00DA27EB">
        <w:t>4</w:t>
      </w:r>
      <w:r w:rsidR="00DA27EB" w:rsidRPr="00467570">
        <w:t>)</w:t>
      </w:r>
      <w:r w:rsidR="0073107B">
        <w:t>. I</w:t>
      </w:r>
      <w:r w:rsidR="0073107B" w:rsidRPr="00467570">
        <w:t xml:space="preserve">t is possible that </w:t>
      </w:r>
      <w:r w:rsidR="00DA2F26">
        <w:t>the irregularities and</w:t>
      </w:r>
      <w:r w:rsidR="0073107B" w:rsidRPr="00467570">
        <w:t xml:space="preserve"> roughness</w:t>
      </w:r>
      <w:r w:rsidR="00DA2F26">
        <w:t xml:space="preserve"> of the surface</w:t>
      </w:r>
      <w:r w:rsidR="0073107B" w:rsidRPr="00467570">
        <w:t xml:space="preserve"> </w:t>
      </w:r>
      <w:r w:rsidR="000E1738">
        <w:t>of the pyrolyzed</w:t>
      </w:r>
      <w:r w:rsidR="0073107B" w:rsidRPr="00467570">
        <w:t xml:space="preserve"> sheets </w:t>
      </w:r>
      <w:r w:rsidR="00472C43">
        <w:t xml:space="preserve">may have </w:t>
      </w:r>
      <w:r w:rsidR="0073107B" w:rsidRPr="00467570">
        <w:t xml:space="preserve">led to </w:t>
      </w:r>
      <w:r w:rsidR="001A51AE">
        <w:t>im</w:t>
      </w:r>
      <w:r w:rsidR="0073107B" w:rsidRPr="00467570">
        <w:t>precision</w:t>
      </w:r>
      <w:r w:rsidR="001A51AE">
        <w:t>s</w:t>
      </w:r>
      <w:r w:rsidR="0073107B" w:rsidRPr="00467570">
        <w:t xml:space="preserve"> in the four-point-probe measurements</w:t>
      </w:r>
      <w:r w:rsidR="003F465C">
        <w:t xml:space="preserve"> as the electrical contact with the surface of the sample </w:t>
      </w:r>
      <w:r w:rsidR="00A92C5B">
        <w:t>could have been</w:t>
      </w:r>
      <w:r w:rsidR="003F465C">
        <w:t xml:space="preserve"> </w:t>
      </w:r>
      <w:r w:rsidR="001A51AE">
        <w:t>non-ideal</w:t>
      </w:r>
      <w:r w:rsidR="0073107B" w:rsidRPr="00467570">
        <w:t>.</w:t>
      </w:r>
      <w:r w:rsidR="001E5BFD">
        <w:t xml:space="preserve"> </w:t>
      </w:r>
      <w:r w:rsidR="0073107B">
        <w:t xml:space="preserve">However, our </w:t>
      </w:r>
      <w:r w:rsidR="003F1EB5">
        <w:t xml:space="preserve">values </w:t>
      </w:r>
      <w:r w:rsidR="00F23853">
        <w:t>have a magnitude that fits well against</w:t>
      </w:r>
      <w:r w:rsidR="0073107B">
        <w:t xml:space="preserve"> </w:t>
      </w:r>
      <w:r w:rsidR="005B5DA6" w:rsidRPr="00467570">
        <w:t>previously repor</w:t>
      </w:r>
      <w:r w:rsidR="00CB2428" w:rsidRPr="00467570">
        <w:t>ted values for</w:t>
      </w:r>
      <w:r w:rsidR="005B5DA6" w:rsidRPr="00467570">
        <w:t xml:space="preserve"> </w:t>
      </w:r>
      <w:r w:rsidR="007326DB">
        <w:t xml:space="preserve">commercial </w:t>
      </w:r>
      <w:r w:rsidR="000E1738">
        <w:t>bulk</w:t>
      </w:r>
      <w:r w:rsidR="003B4FCF">
        <w:t>-</w:t>
      </w:r>
      <w:r w:rsidR="000E1738">
        <w:t xml:space="preserve">manufactured glassy carbon, 1-5 </w:t>
      </w:r>
      <m:oMath>
        <m:r>
          <w:rPr>
            <w:rFonts w:ascii="Cambria Math" w:hAnsi="Cambria Math"/>
          </w:rPr>
          <m:t>m</m:t>
        </m:r>
        <m:r>
          <m:rPr>
            <m:sty m:val="p"/>
          </m:rPr>
          <w:rPr>
            <w:rFonts w:ascii="Cambria Math" w:hAnsi="Cambria Math"/>
          </w:rPr>
          <m:t>Ω∙c</m:t>
        </m:r>
        <m:r>
          <w:rPr>
            <w:rFonts w:ascii="Cambria Math" w:hAnsi="Cambria Math"/>
          </w:rPr>
          <m:t>m</m:t>
        </m:r>
      </m:oMath>
      <w:r w:rsidR="000E1738">
        <w:t xml:space="preserve"> (Table 1). Materials d</w:t>
      </w:r>
      <w:r w:rsidR="00CB2428" w:rsidRPr="00467570">
        <w:t>erived from t</w:t>
      </w:r>
      <w:r w:rsidR="00E10C92" w:rsidRPr="00467570">
        <w:t>he pyrolysis of BPNE</w:t>
      </w:r>
      <w:r w:rsidR="000E1738">
        <w:t xml:space="preserve"> samples of</w:t>
      </w:r>
      <w:r w:rsidR="00CB2428" w:rsidRPr="00467570">
        <w:t xml:space="preserve"> </w:t>
      </w:r>
      <w:r w:rsidR="000E1738">
        <w:t>various</w:t>
      </w:r>
      <w:r w:rsidR="00CB2428" w:rsidRPr="00467570">
        <w:t xml:space="preserve"> geometries</w:t>
      </w:r>
      <w:r w:rsidR="00D70951" w:rsidRPr="00467570">
        <w:t xml:space="preserve"> </w:t>
      </w:r>
      <w:r w:rsidR="000E1738">
        <w:t xml:space="preserve">also have reported values </w:t>
      </w:r>
      <w:r w:rsidR="00AF3376">
        <w:t>in the same range</w:t>
      </w:r>
      <w:r w:rsidR="000E1738">
        <w:t xml:space="preserve">. </w:t>
      </w:r>
      <w:r w:rsidR="00D70951" w:rsidRPr="00467570">
        <w:t>For</w:t>
      </w:r>
      <w:r w:rsidR="000D149F">
        <w:t xml:space="preserve"> instance</w:t>
      </w:r>
      <w:r w:rsidR="00D70951" w:rsidRPr="00467570">
        <w:t>,</w:t>
      </w:r>
      <w:r w:rsidR="00532EA3" w:rsidRPr="00467570">
        <w:t xml:space="preserve"> Pramanick et al</w:t>
      </w:r>
      <w:r w:rsidR="00991E20">
        <w:t xml:space="preserve">. </w:t>
      </w:r>
      <w:r w:rsidR="00532EA3" w:rsidRPr="00467570">
        <w:t>[23</w:t>
      </w:r>
      <w:r w:rsidR="005B5DA6" w:rsidRPr="00467570">
        <w:t xml:space="preserve">], reported that </w:t>
      </w:r>
      <w:r w:rsidR="000861F0" w:rsidRPr="00467570">
        <w:t>the resistivity of pyrolyzed SU</w:t>
      </w:r>
      <w:r w:rsidR="00351DE7" w:rsidRPr="00467570">
        <w:t>-</w:t>
      </w:r>
      <w:r w:rsidR="005B5DA6" w:rsidRPr="00467570">
        <w:t xml:space="preserve">8 samples oscillated around </w:t>
      </w:r>
      <w:r w:rsidR="003631C0" w:rsidRPr="00467570">
        <w:t>37</w:t>
      </w:r>
      <w:r w:rsidR="005B5DA6" w:rsidRPr="00467570">
        <w:t xml:space="preserve"> </w:t>
      </w:r>
      <m:oMath>
        <m:r>
          <w:rPr>
            <w:rFonts w:ascii="Cambria Math" w:hAnsi="Cambria Math"/>
          </w:rPr>
          <m:t>m</m:t>
        </m:r>
        <m:r>
          <m:rPr>
            <m:sty m:val="p"/>
          </m:rPr>
          <w:rPr>
            <w:rFonts w:ascii="Cambria Math" w:hAnsi="Cambria Math"/>
          </w:rPr>
          <m:t>Ω∙</m:t>
        </m:r>
        <m:r>
          <w:rPr>
            <w:rFonts w:ascii="Cambria Math" w:hAnsi="Cambria Math"/>
          </w:rPr>
          <m:t>cm</m:t>
        </m:r>
      </m:oMath>
      <w:r w:rsidR="00F421C1" w:rsidRPr="00467570">
        <w:t xml:space="preserve"> once a temperature of 9</w:t>
      </w:r>
      <w:r w:rsidR="005B5DA6" w:rsidRPr="00467570">
        <w:t xml:space="preserve">00 is reached in the pyrolysis protocol. </w:t>
      </w:r>
      <w:r w:rsidR="005B5DA6" w:rsidRPr="004042D2">
        <w:t>Therefore, our mea</w:t>
      </w:r>
      <w:r w:rsidR="00B04366" w:rsidRPr="004042D2">
        <w:t>surements appear</w:t>
      </w:r>
      <w:r w:rsidR="005B5DA6" w:rsidRPr="004042D2">
        <w:t xml:space="preserve"> to give reasonable values despite </w:t>
      </w:r>
      <w:r w:rsidR="003C2E00" w:rsidRPr="004042D2">
        <w:t>the surface roughness</w:t>
      </w:r>
      <w:r w:rsidR="005B5DA6" w:rsidRPr="004042D2">
        <w:t xml:space="preserve"> </w:t>
      </w:r>
      <w:r w:rsidR="004042D2">
        <w:t xml:space="preserve">of the </w:t>
      </w:r>
      <w:r w:rsidR="005B5DA6" w:rsidRPr="004042D2">
        <w:t>pyrolyzed sheets</w:t>
      </w:r>
      <w:r w:rsidR="003C2E00" w:rsidRPr="004042D2">
        <w:t xml:space="preserve"> </w:t>
      </w:r>
      <w:r w:rsidR="004042D2" w:rsidRPr="004042D2">
        <w:t>obtained</w:t>
      </w:r>
      <w:r w:rsidR="004042D2">
        <w:t xml:space="preserve"> after the</w:t>
      </w:r>
      <w:r w:rsidR="003C2E00" w:rsidRPr="004042D2">
        <w:t xml:space="preserve"> compression</w:t>
      </w:r>
      <w:r w:rsidR="006D4AB2" w:rsidRPr="004042D2">
        <w:t xml:space="preserve"> pretreatment</w:t>
      </w:r>
      <w:r w:rsidR="004042D2">
        <w:t xml:space="preserve">, which could have affected </w:t>
      </w:r>
      <w:r w:rsidR="00985A83">
        <w:t xml:space="preserve">the </w:t>
      </w:r>
      <w:r w:rsidR="004042D2">
        <w:t>electrical contact with the sample</w:t>
      </w:r>
      <w:r w:rsidR="005B5DA6" w:rsidRPr="00C10D6E">
        <w:t xml:space="preserve">. </w:t>
      </w:r>
      <w:r w:rsidR="00A53E4A">
        <w:t xml:space="preserve">This method appears to be sufficient to be able to detect the variations we had originally hypothesized </w:t>
      </w:r>
      <w:r w:rsidR="003F465C">
        <w:t>that would</w:t>
      </w:r>
      <w:r w:rsidR="00A53E4A">
        <w:t xml:space="preserve"> occur as a result of the mechanical compression</w:t>
      </w:r>
      <w:r w:rsidR="00AC665B">
        <w:t xml:space="preserve"> pretreatment</w:t>
      </w:r>
      <w:r w:rsidR="003031CB">
        <w:t>, order of magnitude variations</w:t>
      </w:r>
      <w:r w:rsidR="00A53E4A">
        <w:t xml:space="preserve">. </w:t>
      </w:r>
      <w:r w:rsidR="0014713C">
        <w:t xml:space="preserve">Therefore, these initial results suggest that the mechanical pretreatment may not be sufficient to alter the electrical properties </w:t>
      </w:r>
      <w:r w:rsidR="00FE3E06">
        <w:t>in the BPNE samples used here</w:t>
      </w:r>
      <w:r w:rsidR="0014713C">
        <w:t xml:space="preserve">. </w:t>
      </w:r>
    </w:p>
    <w:p w14:paraId="388BB97D" w14:textId="737D6643" w:rsidR="008F75FD" w:rsidRPr="00947DDB" w:rsidRDefault="008F75FD" w:rsidP="009A098B">
      <w:pPr>
        <w:autoSpaceDE w:val="0"/>
        <w:autoSpaceDN w:val="0"/>
        <w:adjustRightInd w:val="0"/>
        <w:ind w:firstLine="540"/>
        <w:rPr>
          <w:b/>
          <w:bCs/>
        </w:rPr>
      </w:pPr>
      <w:r w:rsidRPr="00947DDB">
        <w:rPr>
          <w:b/>
          <w:bCs/>
        </w:rPr>
        <w:t xml:space="preserve">Table 1. </w:t>
      </w:r>
      <w:r>
        <w:rPr>
          <w:b/>
          <w:bCs/>
        </w:rPr>
        <w:t xml:space="preserve">Comparison of </w:t>
      </w:r>
      <w:r w:rsidR="00EB0594">
        <w:rPr>
          <w:b/>
          <w:bCs/>
        </w:rPr>
        <w:t>sheet</w:t>
      </w:r>
      <w:r>
        <w:rPr>
          <w:b/>
          <w:bCs/>
        </w:rPr>
        <w:t xml:space="preserve"> resistivity</w:t>
      </w:r>
      <w:r w:rsidR="00EB0594">
        <w:rPr>
          <w:b/>
          <w:bCs/>
        </w:rPr>
        <w:t>,</w:t>
      </w:r>
      <w:r>
        <w:rPr>
          <w:b/>
          <w:bCs/>
        </w:rPr>
        <w:t xml:space="preserve"> conductivity, and I</w:t>
      </w:r>
      <w:r w:rsidRPr="00C7239E">
        <w:rPr>
          <w:b/>
          <w:bCs/>
          <w:vertAlign w:val="subscript"/>
        </w:rPr>
        <w:t>D</w:t>
      </w:r>
      <w:r>
        <w:rPr>
          <w:b/>
          <w:bCs/>
        </w:rPr>
        <w:t>/I</w:t>
      </w:r>
      <w:r w:rsidRPr="00C7239E">
        <w:rPr>
          <w:b/>
          <w:bCs/>
          <w:vertAlign w:val="subscript"/>
        </w:rPr>
        <w:t>G</w:t>
      </w:r>
      <w:r>
        <w:rPr>
          <w:b/>
          <w:bCs/>
        </w:rPr>
        <w:t xml:space="preserve"> ratios for several carbon materials</w:t>
      </w:r>
      <w:r w:rsidRPr="00947DDB">
        <w:rPr>
          <w:b/>
          <w:bCs/>
        </w:rPr>
        <w:t>.</w:t>
      </w:r>
    </w:p>
    <w:p w14:paraId="0F1D0FCE" w14:textId="7C8E62B1" w:rsidR="00F36645" w:rsidRPr="00F36645" w:rsidRDefault="0005613C" w:rsidP="00C35F06">
      <w:pPr>
        <w:ind w:firstLine="540"/>
        <w:rPr>
          <w:rFonts w:ascii="MinionPro-Regular" w:hAnsi="MinionPro-Regular" w:cs="MinionPro-Regular"/>
          <w:sz w:val="18"/>
          <w:szCs w:val="18"/>
        </w:rPr>
      </w:pPr>
      <w:r w:rsidRPr="00F36645">
        <w:rPr>
          <w:rFonts w:ascii="MinionPro-Regular" w:hAnsi="MinionPro-Regular" w:cs="MinionPro-Regular"/>
          <w:sz w:val="18"/>
          <w:szCs w:val="18"/>
          <w:vertAlign w:val="superscript"/>
        </w:rPr>
        <w:t xml:space="preserve"> </w:t>
      </w:r>
      <w:r w:rsidR="00F36645" w:rsidRPr="00F36645">
        <w:rPr>
          <w:rFonts w:ascii="MinionPro-Regular" w:hAnsi="MinionPro-Regular" w:cs="MinionPro-Regular"/>
          <w:sz w:val="18"/>
          <w:szCs w:val="18"/>
          <w:vertAlign w:val="superscript"/>
        </w:rPr>
        <w:t>a</w:t>
      </w:r>
      <w:r w:rsidR="00F36645" w:rsidRPr="00F36645">
        <w:rPr>
          <w:rFonts w:ascii="MinionPro-Regular" w:hAnsi="MinionPro-Regular" w:cs="MinionPro-Regular"/>
          <w:sz w:val="18"/>
          <w:szCs w:val="18"/>
        </w:rPr>
        <w:t xml:space="preserve"> </w:t>
      </w:r>
      <w:r w:rsidR="00F36645" w:rsidRPr="00F36645">
        <w:rPr>
          <w:sz w:val="18"/>
          <w:szCs w:val="18"/>
          <w:lang w:val="en-US"/>
        </w:rPr>
        <w:t>Polyacrylonitrile</w:t>
      </w:r>
    </w:p>
    <w:tbl>
      <w:tblPr>
        <w:tblStyle w:val="PlainTable2"/>
        <w:tblpPr w:leftFromText="180" w:rightFromText="180" w:vertAnchor="page" w:horzAnchor="margin" w:tblpXSpec="center" w:tblpY="5221"/>
        <w:tblW w:w="0" w:type="auto"/>
        <w:tblLook w:val="0620" w:firstRow="1" w:lastRow="0" w:firstColumn="0" w:lastColumn="0" w:noHBand="1" w:noVBand="1"/>
      </w:tblPr>
      <w:tblGrid>
        <w:gridCol w:w="2627"/>
        <w:gridCol w:w="79"/>
        <w:gridCol w:w="1375"/>
        <w:gridCol w:w="79"/>
        <w:gridCol w:w="1491"/>
        <w:gridCol w:w="79"/>
        <w:gridCol w:w="1203"/>
        <w:gridCol w:w="79"/>
        <w:gridCol w:w="1227"/>
        <w:gridCol w:w="79"/>
      </w:tblGrid>
      <w:tr w:rsidR="009A098B" w14:paraId="1AEEE338" w14:textId="77777777" w:rsidTr="009A098B">
        <w:trPr>
          <w:cnfStyle w:val="100000000000" w:firstRow="1" w:lastRow="0" w:firstColumn="0" w:lastColumn="0" w:oddVBand="0" w:evenVBand="0" w:oddHBand="0" w:evenHBand="0" w:firstRowFirstColumn="0" w:firstRowLastColumn="0" w:lastRowFirstColumn="0" w:lastRowLastColumn="0"/>
          <w:trHeight w:val="307"/>
        </w:trPr>
        <w:tc>
          <w:tcPr>
            <w:tcW w:w="2706" w:type="dxa"/>
            <w:gridSpan w:val="2"/>
          </w:tcPr>
          <w:p w14:paraId="2EC85159" w14:textId="77777777" w:rsidR="009A098B" w:rsidRPr="00C33CD9" w:rsidRDefault="009A098B" w:rsidP="009A098B">
            <w:pPr>
              <w:spacing w:line="276" w:lineRule="auto"/>
              <w:rPr>
                <w:b w:val="0"/>
                <w:bCs w:val="0"/>
              </w:rPr>
            </w:pPr>
            <w:r>
              <w:rPr>
                <w:b w:val="0"/>
                <w:bCs w:val="0"/>
              </w:rPr>
              <w:t xml:space="preserve">     </w:t>
            </w:r>
            <w:r w:rsidRPr="00C33CD9">
              <w:rPr>
                <w:b w:val="0"/>
                <w:bCs w:val="0"/>
              </w:rPr>
              <w:t>Carbon</w:t>
            </w:r>
            <w:r>
              <w:rPr>
                <w:b w:val="0"/>
                <w:bCs w:val="0"/>
              </w:rPr>
              <w:t xml:space="preserve"> Material</w:t>
            </w:r>
          </w:p>
        </w:tc>
        <w:tc>
          <w:tcPr>
            <w:tcW w:w="1454" w:type="dxa"/>
            <w:gridSpan w:val="2"/>
          </w:tcPr>
          <w:p w14:paraId="55E58E7C" w14:textId="77777777" w:rsidR="009A098B" w:rsidRPr="00C33CD9" w:rsidRDefault="009A098B" w:rsidP="009A098B">
            <w:pPr>
              <w:spacing w:line="276" w:lineRule="auto"/>
              <w:jc w:val="center"/>
              <w:rPr>
                <w:b w:val="0"/>
                <w:bCs w:val="0"/>
              </w:rPr>
            </w:pPr>
            <w:r w:rsidRPr="00C33CD9">
              <w:rPr>
                <w:b w:val="0"/>
                <w:bCs w:val="0"/>
              </w:rPr>
              <w:t>Resistivity</w:t>
            </w:r>
          </w:p>
          <w:p w14:paraId="62980C01" w14:textId="77777777" w:rsidR="009A098B" w:rsidRPr="00C33CD9" w:rsidRDefault="009A098B" w:rsidP="009A098B">
            <w:pPr>
              <w:spacing w:line="276" w:lineRule="auto"/>
              <w:jc w:val="center"/>
              <w:rPr>
                <w:b w:val="0"/>
                <w:bCs w:val="0"/>
              </w:rPr>
            </w:pPr>
            <w:r w:rsidRPr="00C33CD9">
              <w:rPr>
                <w:b w:val="0"/>
                <w:bCs w:val="0"/>
              </w:rPr>
              <w:t>(mΩ</w:t>
            </w:r>
            <w:r>
              <w:rPr>
                <w:b w:val="0"/>
                <w:bCs w:val="0"/>
              </w:rPr>
              <w:t>˙</w:t>
            </w:r>
            <w:r w:rsidRPr="00C33CD9">
              <w:rPr>
                <w:b w:val="0"/>
                <w:bCs w:val="0"/>
              </w:rPr>
              <w:t xml:space="preserve">cm) </w:t>
            </w:r>
            <w:r w:rsidRPr="00C33CD9">
              <w:rPr>
                <w:b w:val="0"/>
                <w:bCs w:val="0"/>
                <w:vertAlign w:val="superscript"/>
              </w:rPr>
              <w:t>f</w:t>
            </w:r>
          </w:p>
        </w:tc>
        <w:tc>
          <w:tcPr>
            <w:tcW w:w="1570" w:type="dxa"/>
            <w:gridSpan w:val="2"/>
          </w:tcPr>
          <w:p w14:paraId="7E115DD9" w14:textId="77777777" w:rsidR="009A098B" w:rsidRPr="00C33CD9" w:rsidRDefault="009A098B" w:rsidP="009A098B">
            <w:pPr>
              <w:spacing w:line="276" w:lineRule="auto"/>
              <w:jc w:val="center"/>
              <w:rPr>
                <w:b w:val="0"/>
                <w:bCs w:val="0"/>
              </w:rPr>
            </w:pPr>
            <w:r w:rsidRPr="00C33CD9">
              <w:rPr>
                <w:b w:val="0"/>
                <w:bCs w:val="0"/>
              </w:rPr>
              <w:t>Conductivity</w:t>
            </w:r>
          </w:p>
          <w:p w14:paraId="7B4A45B7" w14:textId="77777777" w:rsidR="009A098B" w:rsidRPr="00C33CD9" w:rsidRDefault="009A098B" w:rsidP="009A098B">
            <w:pPr>
              <w:spacing w:line="276" w:lineRule="auto"/>
              <w:jc w:val="center"/>
              <w:rPr>
                <w:b w:val="0"/>
                <w:bCs w:val="0"/>
              </w:rPr>
            </w:pPr>
            <w:r w:rsidRPr="00C33CD9">
              <w:rPr>
                <w:b w:val="0"/>
                <w:bCs w:val="0"/>
              </w:rPr>
              <w:t>(S/m)</w:t>
            </w:r>
          </w:p>
        </w:tc>
        <w:tc>
          <w:tcPr>
            <w:tcW w:w="1282" w:type="dxa"/>
            <w:gridSpan w:val="2"/>
          </w:tcPr>
          <w:p w14:paraId="6B616F4B" w14:textId="77777777" w:rsidR="009A098B" w:rsidRPr="00C33CD9" w:rsidRDefault="009A098B" w:rsidP="009A098B">
            <w:pPr>
              <w:spacing w:line="276" w:lineRule="auto"/>
              <w:jc w:val="center"/>
            </w:pPr>
            <w:r w:rsidRPr="00C33CD9">
              <w:rPr>
                <w:b w:val="0"/>
                <w:bCs w:val="0"/>
              </w:rPr>
              <w:t>I</w:t>
            </w:r>
            <w:r w:rsidRPr="00C33CD9">
              <w:rPr>
                <w:b w:val="0"/>
                <w:bCs w:val="0"/>
                <w:vertAlign w:val="subscript"/>
              </w:rPr>
              <w:t>D</w:t>
            </w:r>
            <w:r w:rsidRPr="00C33CD9">
              <w:rPr>
                <w:b w:val="0"/>
                <w:bCs w:val="0"/>
              </w:rPr>
              <w:t>/I</w:t>
            </w:r>
            <w:r w:rsidRPr="00C33CD9">
              <w:rPr>
                <w:b w:val="0"/>
                <w:bCs w:val="0"/>
                <w:vertAlign w:val="subscript"/>
              </w:rPr>
              <w:t>G</w:t>
            </w:r>
          </w:p>
        </w:tc>
        <w:tc>
          <w:tcPr>
            <w:tcW w:w="1306" w:type="dxa"/>
            <w:gridSpan w:val="2"/>
          </w:tcPr>
          <w:p w14:paraId="13F78D28" w14:textId="77777777" w:rsidR="009A098B" w:rsidRPr="00C33CD9" w:rsidRDefault="009A098B" w:rsidP="009A098B">
            <w:pPr>
              <w:spacing w:line="276" w:lineRule="auto"/>
              <w:jc w:val="center"/>
              <w:rPr>
                <w:b w:val="0"/>
                <w:bCs w:val="0"/>
              </w:rPr>
            </w:pPr>
            <w:r w:rsidRPr="00C33CD9">
              <w:rPr>
                <w:b w:val="0"/>
                <w:bCs w:val="0"/>
              </w:rPr>
              <w:t>Ref</w:t>
            </w:r>
            <w:r>
              <w:rPr>
                <w:b w:val="0"/>
                <w:bCs w:val="0"/>
              </w:rPr>
              <w:t>.</w:t>
            </w:r>
          </w:p>
        </w:tc>
      </w:tr>
      <w:tr w:rsidR="009A098B" w14:paraId="1BB86B40" w14:textId="77777777" w:rsidTr="009A098B">
        <w:trPr>
          <w:gridAfter w:val="1"/>
          <w:wAfter w:w="79" w:type="dxa"/>
          <w:trHeight w:val="228"/>
        </w:trPr>
        <w:tc>
          <w:tcPr>
            <w:tcW w:w="2627" w:type="dxa"/>
          </w:tcPr>
          <w:p w14:paraId="598F8AD9" w14:textId="77777777" w:rsidR="009A098B" w:rsidRPr="007C5C07" w:rsidRDefault="009A098B" w:rsidP="009A098B">
            <w:pPr>
              <w:spacing w:line="480" w:lineRule="auto"/>
            </w:pPr>
            <w:r w:rsidRPr="007C5C07">
              <w:t xml:space="preserve">Pyrolyzed Pure PAN </w:t>
            </w:r>
            <w:r w:rsidRPr="007C5C07">
              <w:rPr>
                <w:vertAlign w:val="superscript"/>
              </w:rPr>
              <w:t>a</w:t>
            </w:r>
          </w:p>
        </w:tc>
        <w:tc>
          <w:tcPr>
            <w:tcW w:w="1454" w:type="dxa"/>
            <w:gridSpan w:val="2"/>
          </w:tcPr>
          <w:p w14:paraId="72CE86D0" w14:textId="77777777" w:rsidR="009A098B" w:rsidRPr="007C5C07" w:rsidRDefault="009A098B" w:rsidP="009A098B">
            <w:pPr>
              <w:spacing w:line="480" w:lineRule="auto"/>
              <w:jc w:val="center"/>
            </w:pPr>
            <w:r>
              <w:t>-</w:t>
            </w:r>
          </w:p>
        </w:tc>
        <w:tc>
          <w:tcPr>
            <w:tcW w:w="1570" w:type="dxa"/>
            <w:gridSpan w:val="2"/>
          </w:tcPr>
          <w:p w14:paraId="7816CD8C" w14:textId="77777777" w:rsidR="009A098B" w:rsidRPr="007C5C07" w:rsidRDefault="009A098B" w:rsidP="009A098B">
            <w:pPr>
              <w:spacing w:line="480" w:lineRule="auto"/>
              <w:jc w:val="center"/>
            </w:pPr>
            <w:r w:rsidRPr="007C5C07">
              <w:t>150-250</w:t>
            </w:r>
          </w:p>
        </w:tc>
        <w:tc>
          <w:tcPr>
            <w:tcW w:w="1282" w:type="dxa"/>
            <w:gridSpan w:val="2"/>
          </w:tcPr>
          <w:p w14:paraId="1DD87AF5" w14:textId="77777777" w:rsidR="009A098B" w:rsidRDefault="009A098B" w:rsidP="009A098B">
            <w:pPr>
              <w:spacing w:line="480" w:lineRule="auto"/>
              <w:jc w:val="center"/>
            </w:pPr>
            <w:r w:rsidRPr="007C5C07">
              <w:t>1.26</w:t>
            </w:r>
          </w:p>
        </w:tc>
        <w:tc>
          <w:tcPr>
            <w:tcW w:w="1306" w:type="dxa"/>
            <w:gridSpan w:val="2"/>
          </w:tcPr>
          <w:p w14:paraId="14F1CFAA" w14:textId="77777777" w:rsidR="009A098B" w:rsidRPr="007C5C07" w:rsidRDefault="009A098B" w:rsidP="009A098B">
            <w:pPr>
              <w:spacing w:line="480" w:lineRule="auto"/>
              <w:jc w:val="center"/>
            </w:pPr>
            <w:r>
              <w:fldChar w:fldCharType="begin" w:fldLock="1"/>
            </w:r>
            <w:r>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c7d8e80c-833d-43d5-b992-b1d82c75e88c"]}],"mendeley":{"formattedCitation":"[17]","plainTextFormattedCitation":"[17]","previouslyFormattedCitation":"[17]"},"properties":{"noteIndex":0},"schema":"https://github.com/citation-style-language/schema/raw/master/csl-citation.json"}</w:instrText>
            </w:r>
            <w:r>
              <w:fldChar w:fldCharType="separate"/>
            </w:r>
            <w:r w:rsidRPr="002B101A">
              <w:rPr>
                <w:noProof/>
              </w:rPr>
              <w:t>[17]</w:t>
            </w:r>
            <w:r>
              <w:fldChar w:fldCharType="end"/>
            </w:r>
          </w:p>
        </w:tc>
      </w:tr>
      <w:tr w:rsidR="009A098B" w14:paraId="2B21448E" w14:textId="77777777" w:rsidTr="009A098B">
        <w:trPr>
          <w:gridAfter w:val="1"/>
          <w:wAfter w:w="79" w:type="dxa"/>
          <w:trHeight w:val="228"/>
        </w:trPr>
        <w:tc>
          <w:tcPr>
            <w:tcW w:w="2627" w:type="dxa"/>
          </w:tcPr>
          <w:p w14:paraId="0CF73C76" w14:textId="77777777" w:rsidR="009A098B" w:rsidRPr="007C5C07" w:rsidRDefault="009A098B" w:rsidP="009A098B">
            <w:pPr>
              <w:spacing w:line="480" w:lineRule="auto"/>
            </w:pPr>
            <w:r w:rsidRPr="007C5C07">
              <w:t xml:space="preserve">Pyrolyzed PAN-CNT </w:t>
            </w:r>
            <w:r w:rsidRPr="007C5C07">
              <w:rPr>
                <w:vertAlign w:val="superscript"/>
              </w:rPr>
              <w:t>b</w:t>
            </w:r>
          </w:p>
        </w:tc>
        <w:tc>
          <w:tcPr>
            <w:tcW w:w="1454" w:type="dxa"/>
            <w:gridSpan w:val="2"/>
          </w:tcPr>
          <w:p w14:paraId="03D735EA" w14:textId="77777777" w:rsidR="009A098B" w:rsidRPr="007C5C07" w:rsidRDefault="009A098B" w:rsidP="009A098B">
            <w:pPr>
              <w:spacing w:line="480" w:lineRule="auto"/>
              <w:jc w:val="center"/>
            </w:pPr>
            <w:r>
              <w:t>-</w:t>
            </w:r>
          </w:p>
        </w:tc>
        <w:tc>
          <w:tcPr>
            <w:tcW w:w="1570" w:type="dxa"/>
            <w:gridSpan w:val="2"/>
          </w:tcPr>
          <w:p w14:paraId="723C0A93" w14:textId="77777777" w:rsidR="009A098B" w:rsidRPr="007C5C07" w:rsidRDefault="009A098B" w:rsidP="009A098B">
            <w:pPr>
              <w:spacing w:line="480" w:lineRule="auto"/>
              <w:jc w:val="center"/>
            </w:pPr>
            <w:r w:rsidRPr="007C5C07">
              <w:t>450-600</w:t>
            </w:r>
          </w:p>
        </w:tc>
        <w:tc>
          <w:tcPr>
            <w:tcW w:w="1282" w:type="dxa"/>
            <w:gridSpan w:val="2"/>
          </w:tcPr>
          <w:p w14:paraId="046EAEEE" w14:textId="77777777" w:rsidR="009A098B" w:rsidRDefault="009A098B" w:rsidP="009A098B">
            <w:pPr>
              <w:spacing w:line="480" w:lineRule="auto"/>
              <w:jc w:val="center"/>
            </w:pPr>
            <w:r w:rsidRPr="007C5C07">
              <w:t>1.00</w:t>
            </w:r>
          </w:p>
        </w:tc>
        <w:tc>
          <w:tcPr>
            <w:tcW w:w="1306" w:type="dxa"/>
            <w:gridSpan w:val="2"/>
          </w:tcPr>
          <w:p w14:paraId="253987F3" w14:textId="77777777" w:rsidR="009A098B" w:rsidRPr="007C5C07" w:rsidRDefault="009A098B" w:rsidP="009A098B">
            <w:pPr>
              <w:spacing w:line="480" w:lineRule="auto"/>
              <w:jc w:val="center"/>
            </w:pPr>
            <w:r>
              <w:fldChar w:fldCharType="begin" w:fldLock="1"/>
            </w:r>
            <w:r>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c7d8e80c-833d-43d5-b992-b1d82c75e88c"]}],"mendeley":{"formattedCitation":"[17]","plainTextFormattedCitation":"[17]","previouslyFormattedCitation":"[17]"},"properties":{"noteIndex":0},"schema":"https://github.com/citation-style-language/schema/raw/master/csl-citation.json"}</w:instrText>
            </w:r>
            <w:r>
              <w:fldChar w:fldCharType="separate"/>
            </w:r>
            <w:r w:rsidRPr="002B101A">
              <w:rPr>
                <w:noProof/>
              </w:rPr>
              <w:t>[17]</w:t>
            </w:r>
            <w:r>
              <w:fldChar w:fldCharType="end"/>
            </w:r>
          </w:p>
        </w:tc>
      </w:tr>
      <w:tr w:rsidR="009A098B" w14:paraId="2A845AC9" w14:textId="77777777" w:rsidTr="009A098B">
        <w:trPr>
          <w:gridAfter w:val="1"/>
          <w:wAfter w:w="79" w:type="dxa"/>
          <w:trHeight w:val="228"/>
        </w:trPr>
        <w:tc>
          <w:tcPr>
            <w:tcW w:w="2627" w:type="dxa"/>
          </w:tcPr>
          <w:p w14:paraId="364FB5CE" w14:textId="77777777" w:rsidR="009A098B" w:rsidRPr="007C5C07" w:rsidRDefault="009A098B" w:rsidP="009A098B">
            <w:pPr>
              <w:spacing w:line="480" w:lineRule="auto"/>
            </w:pPr>
            <w:r w:rsidRPr="007C5C07">
              <w:t xml:space="preserve">Pyrolyzed M-PAN-CNT </w:t>
            </w:r>
            <w:r w:rsidRPr="007C5C07">
              <w:rPr>
                <w:vertAlign w:val="superscript"/>
              </w:rPr>
              <w:t>c</w:t>
            </w:r>
          </w:p>
        </w:tc>
        <w:tc>
          <w:tcPr>
            <w:tcW w:w="1454" w:type="dxa"/>
            <w:gridSpan w:val="2"/>
          </w:tcPr>
          <w:p w14:paraId="2AFE7ED9" w14:textId="77777777" w:rsidR="009A098B" w:rsidRPr="007C5C07" w:rsidRDefault="009A098B" w:rsidP="009A098B">
            <w:pPr>
              <w:spacing w:line="480" w:lineRule="auto"/>
              <w:jc w:val="center"/>
            </w:pPr>
            <w:r>
              <w:t>-</w:t>
            </w:r>
          </w:p>
        </w:tc>
        <w:tc>
          <w:tcPr>
            <w:tcW w:w="1570" w:type="dxa"/>
            <w:gridSpan w:val="2"/>
          </w:tcPr>
          <w:p w14:paraId="00550A9A" w14:textId="77777777" w:rsidR="009A098B" w:rsidRPr="007C5C07" w:rsidRDefault="009A098B" w:rsidP="009A098B">
            <w:pPr>
              <w:spacing w:line="480" w:lineRule="auto"/>
              <w:jc w:val="center"/>
            </w:pPr>
            <w:r w:rsidRPr="007C5C07">
              <w:t>4</w:t>
            </w:r>
            <w:r>
              <w:t>,</w:t>
            </w:r>
            <w:r w:rsidRPr="007C5C07">
              <w:t>900-5</w:t>
            </w:r>
            <w:r>
              <w:t>,</w:t>
            </w:r>
            <w:r w:rsidRPr="007C5C07">
              <w:t>000</w:t>
            </w:r>
          </w:p>
        </w:tc>
        <w:tc>
          <w:tcPr>
            <w:tcW w:w="1282" w:type="dxa"/>
            <w:gridSpan w:val="2"/>
          </w:tcPr>
          <w:p w14:paraId="59845929" w14:textId="77777777" w:rsidR="009A098B" w:rsidRDefault="009A098B" w:rsidP="009A098B">
            <w:pPr>
              <w:spacing w:line="480" w:lineRule="auto"/>
              <w:jc w:val="center"/>
            </w:pPr>
            <w:r w:rsidRPr="007C5C07">
              <w:t>0.69</w:t>
            </w:r>
          </w:p>
        </w:tc>
        <w:tc>
          <w:tcPr>
            <w:tcW w:w="1306" w:type="dxa"/>
            <w:gridSpan w:val="2"/>
          </w:tcPr>
          <w:p w14:paraId="455D61F9" w14:textId="77777777" w:rsidR="009A098B" w:rsidRPr="007C5C07" w:rsidRDefault="009A098B" w:rsidP="009A098B">
            <w:pPr>
              <w:spacing w:line="480" w:lineRule="auto"/>
              <w:jc w:val="center"/>
            </w:pPr>
            <w:r>
              <w:fldChar w:fldCharType="begin" w:fldLock="1"/>
            </w:r>
            <w:r>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c7d8e80c-833d-43d5-b992-b1d82c75e88c"]}],"mendeley":{"formattedCitation":"[17]","plainTextFormattedCitation":"[17]","previouslyFormattedCitation":"[17]"},"properties":{"noteIndex":0},"schema":"https://github.com/citation-style-language/schema/raw/master/csl-citation.json"}</w:instrText>
            </w:r>
            <w:r>
              <w:fldChar w:fldCharType="separate"/>
            </w:r>
            <w:r w:rsidRPr="002B101A">
              <w:rPr>
                <w:noProof/>
              </w:rPr>
              <w:t>[17]</w:t>
            </w:r>
            <w:r>
              <w:fldChar w:fldCharType="end"/>
            </w:r>
          </w:p>
        </w:tc>
      </w:tr>
      <w:tr w:rsidR="009A098B" w14:paraId="56A184F2" w14:textId="77777777" w:rsidTr="009A098B">
        <w:trPr>
          <w:gridAfter w:val="1"/>
          <w:wAfter w:w="79" w:type="dxa"/>
          <w:trHeight w:val="228"/>
        </w:trPr>
        <w:tc>
          <w:tcPr>
            <w:tcW w:w="2627" w:type="dxa"/>
          </w:tcPr>
          <w:p w14:paraId="329B95E1" w14:textId="77777777" w:rsidR="009A098B" w:rsidRPr="007C5C07" w:rsidRDefault="009A098B" w:rsidP="009A098B">
            <w:pPr>
              <w:spacing w:line="480" w:lineRule="auto"/>
            </w:pPr>
            <w:r w:rsidRPr="007C5C07">
              <w:t>Glassy carbon</w:t>
            </w:r>
          </w:p>
        </w:tc>
        <w:tc>
          <w:tcPr>
            <w:tcW w:w="1454" w:type="dxa"/>
            <w:gridSpan w:val="2"/>
          </w:tcPr>
          <w:p w14:paraId="15D1AFCF" w14:textId="77777777" w:rsidR="009A098B" w:rsidRDefault="009A098B" w:rsidP="009A098B">
            <w:pPr>
              <w:spacing w:line="480" w:lineRule="auto"/>
              <w:jc w:val="center"/>
            </w:pPr>
            <w:r>
              <w:t>-</w:t>
            </w:r>
          </w:p>
        </w:tc>
        <w:tc>
          <w:tcPr>
            <w:tcW w:w="1570" w:type="dxa"/>
            <w:gridSpan w:val="2"/>
          </w:tcPr>
          <w:p w14:paraId="28524E39" w14:textId="77777777" w:rsidR="009A098B" w:rsidRPr="007C5C07" w:rsidRDefault="009A098B" w:rsidP="009A098B">
            <w:pPr>
              <w:spacing w:line="480" w:lineRule="auto"/>
              <w:jc w:val="center"/>
            </w:pPr>
            <w:r>
              <w:t>-</w:t>
            </w:r>
          </w:p>
        </w:tc>
        <w:tc>
          <w:tcPr>
            <w:tcW w:w="1282" w:type="dxa"/>
            <w:gridSpan w:val="2"/>
          </w:tcPr>
          <w:p w14:paraId="788FB91F" w14:textId="77777777" w:rsidR="009A098B" w:rsidRDefault="009A098B" w:rsidP="009A098B">
            <w:pPr>
              <w:spacing w:line="480" w:lineRule="auto"/>
              <w:jc w:val="center"/>
            </w:pPr>
            <w:r w:rsidRPr="007C5C07">
              <w:t>1.04</w:t>
            </w:r>
          </w:p>
        </w:tc>
        <w:tc>
          <w:tcPr>
            <w:tcW w:w="1306" w:type="dxa"/>
            <w:gridSpan w:val="2"/>
          </w:tcPr>
          <w:p w14:paraId="3CBDC0FD" w14:textId="77777777" w:rsidR="009A098B" w:rsidRPr="007C5C07" w:rsidRDefault="009A098B" w:rsidP="009A098B">
            <w:pPr>
              <w:spacing w:line="480" w:lineRule="auto"/>
              <w:jc w:val="center"/>
            </w:pPr>
            <w:r>
              <w:fldChar w:fldCharType="begin" w:fldLock="1"/>
            </w:r>
            <w:r>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Nanoengineering","id":"ITEM-1","issue":"1","issued":{"date-parts":[["2019","12","26"]]},"page":"38","publisher":"Springer US","title":"Pyrolysis-induced shrinking of three-dimensional structures fabricated by two-photon polymerization: experiment and theoretical model","type":"article-journal","volume":"5"},"uris":["http://www.mendeley.com/documents/?uuid=c12047ae-1886-4245-9a94-5fe187e1d192"]}],"mendeley":{"formattedCitation":"[12]","plainTextFormattedCitation":"[12]","previouslyFormattedCitation":"[12]"},"properties":{"noteIndex":0},"schema":"https://github.com/citation-style-language/schema/raw/master/csl-citation.json"}</w:instrText>
            </w:r>
            <w:r>
              <w:fldChar w:fldCharType="separate"/>
            </w:r>
            <w:r w:rsidRPr="002B101A">
              <w:rPr>
                <w:noProof/>
              </w:rPr>
              <w:t>[12]</w:t>
            </w:r>
            <w:r>
              <w:fldChar w:fldCharType="end"/>
            </w:r>
          </w:p>
        </w:tc>
      </w:tr>
      <w:tr w:rsidR="009A098B" w14:paraId="00B0FF79" w14:textId="77777777" w:rsidTr="009A098B">
        <w:trPr>
          <w:gridAfter w:val="1"/>
          <w:wAfter w:w="79" w:type="dxa"/>
          <w:trHeight w:val="228"/>
        </w:trPr>
        <w:tc>
          <w:tcPr>
            <w:tcW w:w="2627" w:type="dxa"/>
          </w:tcPr>
          <w:p w14:paraId="0D762C5B" w14:textId="77777777" w:rsidR="009A098B" w:rsidRPr="007C5C07" w:rsidRDefault="009A098B" w:rsidP="009A098B">
            <w:pPr>
              <w:spacing w:line="480" w:lineRule="auto"/>
            </w:pPr>
            <w:r w:rsidRPr="007C5C07">
              <w:t>Pyrolyzed SU-8</w:t>
            </w:r>
          </w:p>
        </w:tc>
        <w:tc>
          <w:tcPr>
            <w:tcW w:w="1454" w:type="dxa"/>
            <w:gridSpan w:val="2"/>
          </w:tcPr>
          <w:p w14:paraId="09905CE1" w14:textId="77777777" w:rsidR="009A098B" w:rsidRPr="007C5C07" w:rsidRDefault="009A098B" w:rsidP="009A098B">
            <w:pPr>
              <w:spacing w:line="480" w:lineRule="auto"/>
              <w:jc w:val="center"/>
            </w:pPr>
            <w:r w:rsidRPr="007C5C07">
              <w:t>36.9</w:t>
            </w:r>
          </w:p>
        </w:tc>
        <w:tc>
          <w:tcPr>
            <w:tcW w:w="1570" w:type="dxa"/>
            <w:gridSpan w:val="2"/>
          </w:tcPr>
          <w:p w14:paraId="0247D199" w14:textId="77777777" w:rsidR="009A098B" w:rsidRPr="007C5C07" w:rsidRDefault="009A098B" w:rsidP="009A098B">
            <w:pPr>
              <w:spacing w:line="480" w:lineRule="auto"/>
              <w:jc w:val="center"/>
            </w:pPr>
            <w:r>
              <w:t xml:space="preserve">2,705 </w:t>
            </w:r>
            <w:r w:rsidRPr="00BE4596">
              <w:rPr>
                <w:vertAlign w:val="superscript"/>
              </w:rPr>
              <w:t>g</w:t>
            </w:r>
          </w:p>
        </w:tc>
        <w:tc>
          <w:tcPr>
            <w:tcW w:w="1282" w:type="dxa"/>
            <w:gridSpan w:val="2"/>
          </w:tcPr>
          <w:p w14:paraId="1840945B" w14:textId="77777777" w:rsidR="009A098B" w:rsidRDefault="009A098B" w:rsidP="009A098B">
            <w:pPr>
              <w:spacing w:line="480" w:lineRule="auto"/>
              <w:jc w:val="center"/>
            </w:pPr>
            <w:r>
              <w:t>-</w:t>
            </w:r>
          </w:p>
        </w:tc>
        <w:tc>
          <w:tcPr>
            <w:tcW w:w="1306" w:type="dxa"/>
            <w:gridSpan w:val="2"/>
          </w:tcPr>
          <w:p w14:paraId="00881C44" w14:textId="77777777" w:rsidR="009A098B" w:rsidRPr="007C5C07" w:rsidRDefault="009A098B" w:rsidP="009A098B">
            <w:pPr>
              <w:spacing w:line="480" w:lineRule="auto"/>
              <w:jc w:val="center"/>
            </w:pPr>
            <w:r>
              <w:fldChar w:fldCharType="begin" w:fldLock="1"/>
            </w:r>
            <w:r>
              <w:instrText>ADDIN CSL_CITATION {"citationItems":[{"id":"ITEM-1","itemData":{"DOI":"10.1016/j.matpr.2017.10.153","ISBN":"5281832840","ISSN":"22147853","abstract":"Pyrolysis is the process to thermally decompose an organic material into its carbon backbone in an oxygen-free environment. This process is used in the Carbon-MEMS fabrication technology to carbonize micro-structures patterned on a substrate. The properties of the resulting carbon material are dependent on either the carbon precursor or the pyrolysis conditions. In this work, SU-8 photoresist was used as the carbon precursor to study the effects of three pyrolysis parameters: 1) maximum pyrolysis temperature (600°C, 700°C, 800°C, and 900°C), 2) temperature ramp rate (2.5°C/min, 5°C/min, 10°C/min, and 20°C/min), and 3) nitrogen flow rate (3l/min, 4.5l/min, 6l/min, and 7.5l/min). To studythe effect of the maximum temperature, the temperature ramp rate and nitrogen flow rate were kept constant to 5°C/min and 6l/min respectively. For the temperature ramp rate experiments, we kept the maximum pyrolysis temperature and nitrogen flow rate constant to 900°C and 6l/min respectively. For the nitrogen flow rate study, the maximum pyrolysis temperature and temperature ramp rate were kept constant to 900°C and 5°C/min respectively. We found that no polymer structures persisted under the following conditions: 900°C maximum pyrolysis temperature, 5°C/min temperature ramp rate, and 3l/min nitrogen flow rate. Under these conditions the nitrogen flow rate is not high enough to keep the furnace environment (approximate volume of the furnace tube we used is 6l) entirely inert; in the pyrolysis process, even a small amount of oxygen destroys the intended C-MEMS. All the carbon samples were characterized using 4-point probe measurement for electrical resistivity; confocal microscopy for pore size determination; Raman spectroscopy, electron diffraction x-ray spectroscopy (EDX), and x-ray photoelectron spectroscopy (XPS) for chemical characterization. Furthermore, the samples were electrochemically characterized using cyclic voltammetry in a 1mM K4Fe(CN)6 and 0.5M KCl solution. The characterization results suggest that samples prepared under the following conditions - 900°C maximum pyrolysis temperature, 5°C/min temperature ramp rate, and 6l/min nitrogen flow rate, exhibit the best electrical, physical, chemical and electrochemical properties among the other conditions used.","author":[{"dropping-particle":"","family":"Pramanick","given":"Bidhan","non-dropping-particle":"","parse-names":false,"suffix":""},{"dropping-particle":"","family":"Vazquez-Pinon","given":"Matias","non-dropping-particle":"","parse-names":false,"suffix":""},{"dropping-particle":"","family":"Torres-Castro","given":"Alejandro","non-dropping-particle":"","parse-names":false,"suffix":""},{"dropping-particle":"","family":"Martinez-Chapaa","given":"Sergio O.","non-dropping-particle":"","parse-names":false,"suffix":""},{"dropping-particle":"","family":"Madou","given":"Marc","non-dropping-particle":"","parse-names":false,"suffix":""}],"container-title":"Materials Today: Proceedings","id":"ITEM-1","issue":"3","issued":{"date-parts":[["2018"]]},"page":"9669-9682","title":"Effect of pyrolysis process parameters on electrical, physical, chemical and electro-chemical properties of SU-8-derived carbon structures fabricated using the C-MEMS process","type":"article-journal","volume":"5"},"uris":["http://www.mendeley.com/documents/?uuid=cfbbc4b2-3a41-42c0-aa8e-42e66d0e9840"]}],"mendeley":{"formattedCitation":"[23]","plainTextFormattedCitation":"[23]","previouslyFormattedCitation":"[23]"},"properties":{"noteIndex":0},"schema":"https://github.com/citation-style-language/schema/raw/master/csl-citation.json"}</w:instrText>
            </w:r>
            <w:r>
              <w:fldChar w:fldCharType="separate"/>
            </w:r>
            <w:r w:rsidRPr="002B101A">
              <w:rPr>
                <w:noProof/>
              </w:rPr>
              <w:t>[23]</w:t>
            </w:r>
            <w:r>
              <w:fldChar w:fldCharType="end"/>
            </w:r>
          </w:p>
        </w:tc>
      </w:tr>
      <w:tr w:rsidR="009A098B" w14:paraId="7B73978B" w14:textId="77777777" w:rsidTr="009A098B">
        <w:trPr>
          <w:gridAfter w:val="1"/>
          <w:wAfter w:w="79" w:type="dxa"/>
          <w:trHeight w:val="228"/>
        </w:trPr>
        <w:tc>
          <w:tcPr>
            <w:tcW w:w="2627" w:type="dxa"/>
          </w:tcPr>
          <w:p w14:paraId="2145833A" w14:textId="77777777" w:rsidR="009A098B" w:rsidRPr="007C5C07" w:rsidRDefault="009A098B" w:rsidP="009A098B">
            <w:pPr>
              <w:spacing w:line="480" w:lineRule="auto"/>
            </w:pPr>
            <w:r w:rsidRPr="007C5C07">
              <w:t xml:space="preserve">Pyrolyzed iodinated PVA </w:t>
            </w:r>
            <w:r w:rsidRPr="007C5C07">
              <w:rPr>
                <w:vertAlign w:val="superscript"/>
              </w:rPr>
              <w:t>d</w:t>
            </w:r>
            <w:r w:rsidRPr="007C5C07">
              <w:t xml:space="preserve"> </w:t>
            </w:r>
          </w:p>
        </w:tc>
        <w:tc>
          <w:tcPr>
            <w:tcW w:w="1454" w:type="dxa"/>
            <w:gridSpan w:val="2"/>
          </w:tcPr>
          <w:p w14:paraId="02C804E0" w14:textId="77777777" w:rsidR="009A098B" w:rsidRPr="007C5C07" w:rsidRDefault="009A098B" w:rsidP="009A098B">
            <w:pPr>
              <w:spacing w:line="480" w:lineRule="auto"/>
              <w:jc w:val="center"/>
            </w:pPr>
            <w:r>
              <w:t>-</w:t>
            </w:r>
          </w:p>
        </w:tc>
        <w:tc>
          <w:tcPr>
            <w:tcW w:w="1570" w:type="dxa"/>
            <w:gridSpan w:val="2"/>
          </w:tcPr>
          <w:p w14:paraId="4E6FC46D" w14:textId="77777777" w:rsidR="009A098B" w:rsidRPr="007C5C07" w:rsidRDefault="009A098B" w:rsidP="009A098B">
            <w:pPr>
              <w:spacing w:line="480" w:lineRule="auto"/>
              <w:jc w:val="center"/>
            </w:pPr>
            <w:r w:rsidRPr="007C5C07">
              <w:t>50-400</w:t>
            </w:r>
          </w:p>
        </w:tc>
        <w:tc>
          <w:tcPr>
            <w:tcW w:w="1282" w:type="dxa"/>
            <w:gridSpan w:val="2"/>
          </w:tcPr>
          <w:p w14:paraId="30CF70E4" w14:textId="77777777" w:rsidR="009A098B" w:rsidRDefault="009A098B" w:rsidP="009A098B">
            <w:pPr>
              <w:spacing w:line="480" w:lineRule="auto"/>
              <w:jc w:val="center"/>
            </w:pPr>
            <w:r w:rsidRPr="007C5C07">
              <w:t>0.98</w:t>
            </w:r>
          </w:p>
        </w:tc>
        <w:tc>
          <w:tcPr>
            <w:tcW w:w="1306" w:type="dxa"/>
            <w:gridSpan w:val="2"/>
          </w:tcPr>
          <w:p w14:paraId="212AA11D" w14:textId="77777777" w:rsidR="009A098B" w:rsidRPr="007C5C07" w:rsidRDefault="009A098B" w:rsidP="009A098B">
            <w:pPr>
              <w:spacing w:line="480" w:lineRule="auto"/>
              <w:jc w:val="center"/>
            </w:pPr>
            <w:r>
              <w:fldChar w:fldCharType="begin" w:fldLock="1"/>
            </w:r>
            <w:r>
              <w:instrText>ADDIN CSL_CITATION {"citationItems":[{"id":"ITEM-1","itemData":{"DOI":"10.1166/jnn.2017.14136","ISSN":"1533-4880","abstract":"In this study, conductive carbon thin films were prepared from poly(vinyl alcohol) (PVA) thin films through iodine pretreatment and pyrolysis. PVA thin films spin-coated on a substrate were iodinated with an aqueous NH4I/I2 solution. The iodinated PVA thin films were stabilized in air and then pyrolyzed under inert atmosphere to form carbon thin films. As a result, iodine pretreatment was found to enhance the thermal stability of the PVA. Carbon films with imperfect graphitic structures were formed by pyrolysis of the stabilized PVA films containing polyene structures. The carbon films showed a high electrical conductivity of 2.00 × 102 S/cm and a greatly low surface roughness of below 1.0 nm.","author":[{"dropping-particle":"","family":"Lee","given":"Jang-Yong","non-dropping-particle":"","parse-names":false,"suffix":""},{"dropping-particle":"","family":"Jung","given":"Jin-Mook","non-dropping-particle":"","parse-names":false,"suffix":""},{"dropping-particle":"","family":"Kim","given":"Do-Young","non-dropping-particle":"","parse-names":false,"suffix":""},{"dropping-particle":"","family":"Lee","given":"Young Seak","non-dropping-particle":"","parse-names":false,"suffix":""},{"dropping-particle":"","family":"Jung","given":"Chan-Hee","non-dropping-particle":"","parse-names":false,"suffix":""},{"dropping-particle":"","family":"Shin","given":"Kwanwoo","non-dropping-particle":"","parse-names":false,"suffix":""},{"dropping-particle":"","family":"Choi","given":"Jae-Hak","non-dropping-particle":"","parse-names":false,"suffix":""}],"container-title":"Journal of Nanoscience and Nanotechnology","id":"ITEM-1","issue":"8","issued":{"date-parts":[["2017","8","1"]]},"page":"5481-5484","title":"Preparation of Conductive Carbon Films from Poly(vinyl alcohol) by Chemical Pre-Treatment and Pyrolysis","type":"article-journal","volume":"17"},"uris":["http://www.mendeley.com/documents/?uuid=347f49ed-e315-4e66-be7f-78141ac4f502"]}],"mendeley":{"formattedCitation":"[24]","plainTextFormattedCitation":"[24]","previouslyFormattedCitation":"[24]"},"properties":{"noteIndex":0},"schema":"https://github.com/citation-style-language/schema/raw/master/csl-citation.json"}</w:instrText>
            </w:r>
            <w:r>
              <w:fldChar w:fldCharType="separate"/>
            </w:r>
            <w:r w:rsidRPr="002B101A">
              <w:rPr>
                <w:noProof/>
              </w:rPr>
              <w:t>[24]</w:t>
            </w:r>
            <w:r>
              <w:fldChar w:fldCharType="end"/>
            </w:r>
          </w:p>
        </w:tc>
      </w:tr>
      <w:tr w:rsidR="009A098B" w14:paraId="71B67780" w14:textId="77777777" w:rsidTr="009A098B">
        <w:trPr>
          <w:gridAfter w:val="1"/>
          <w:wAfter w:w="79" w:type="dxa"/>
          <w:trHeight w:val="228"/>
        </w:trPr>
        <w:tc>
          <w:tcPr>
            <w:tcW w:w="2627" w:type="dxa"/>
          </w:tcPr>
          <w:p w14:paraId="1C89B0AD" w14:textId="77777777" w:rsidR="009A098B" w:rsidRPr="007C5C07" w:rsidRDefault="009A098B" w:rsidP="009A098B">
            <w:pPr>
              <w:spacing w:line="480" w:lineRule="auto"/>
            </w:pPr>
            <w:r w:rsidRPr="007C5C07">
              <w:t>Pyrolyzed SU-8</w:t>
            </w:r>
            <w:r>
              <w:t xml:space="preserve"> sheet</w:t>
            </w:r>
          </w:p>
        </w:tc>
        <w:tc>
          <w:tcPr>
            <w:tcW w:w="1454" w:type="dxa"/>
            <w:gridSpan w:val="2"/>
          </w:tcPr>
          <w:p w14:paraId="694B9604" w14:textId="77777777" w:rsidR="009A098B" w:rsidRDefault="009A098B" w:rsidP="009A098B">
            <w:pPr>
              <w:spacing w:line="480" w:lineRule="auto"/>
              <w:jc w:val="center"/>
            </w:pPr>
            <w:r w:rsidRPr="007C5C07">
              <w:t>9.3</w:t>
            </w:r>
          </w:p>
        </w:tc>
        <w:tc>
          <w:tcPr>
            <w:tcW w:w="1570" w:type="dxa"/>
            <w:gridSpan w:val="2"/>
          </w:tcPr>
          <w:p w14:paraId="13C70800" w14:textId="77777777" w:rsidR="009A098B" w:rsidRPr="007C5C07" w:rsidRDefault="009A098B" w:rsidP="009A098B">
            <w:pPr>
              <w:spacing w:line="480" w:lineRule="auto"/>
              <w:jc w:val="center"/>
            </w:pPr>
            <w:r>
              <w:t xml:space="preserve">10,752 </w:t>
            </w:r>
            <w:r w:rsidRPr="00BE4596">
              <w:rPr>
                <w:vertAlign w:val="superscript"/>
              </w:rPr>
              <w:t>g</w:t>
            </w:r>
          </w:p>
        </w:tc>
        <w:tc>
          <w:tcPr>
            <w:tcW w:w="1282" w:type="dxa"/>
            <w:gridSpan w:val="2"/>
          </w:tcPr>
          <w:p w14:paraId="558A94BB" w14:textId="77777777" w:rsidR="009A098B" w:rsidRDefault="009A098B" w:rsidP="009A098B">
            <w:pPr>
              <w:spacing w:line="480" w:lineRule="auto"/>
              <w:jc w:val="center"/>
            </w:pPr>
            <w:r w:rsidRPr="007C5C07">
              <w:t>1.02</w:t>
            </w:r>
          </w:p>
        </w:tc>
        <w:tc>
          <w:tcPr>
            <w:tcW w:w="1306" w:type="dxa"/>
            <w:gridSpan w:val="2"/>
          </w:tcPr>
          <w:p w14:paraId="4078B4A2" w14:textId="77777777" w:rsidR="009A098B" w:rsidRPr="007C5C07" w:rsidRDefault="009A098B" w:rsidP="009A098B">
            <w:pPr>
              <w:spacing w:line="480" w:lineRule="auto"/>
              <w:jc w:val="center"/>
            </w:pPr>
            <w:r>
              <w:fldChar w:fldCharType="begin" w:fldLock="1"/>
            </w:r>
            <w:r>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Pyrolysis","id":"ITEM-1","issue":"April","issued":{"date-parts":[["2017","5"]]},"page":"91-99","publisher":"Elsevier","title":"High temperature SU-8 pyrolysis for fabrication of carbon electrodes","type":"article-journal","volume":"125"},"uris":["http://www.mendeley.com/documents/?uuid=eeeea328-6640-43fc-bb1b-387efed47543"]}],"mendeley":{"formattedCitation":"[25]","plainTextFormattedCitation":"[25]","previouslyFormattedCitation":"[25]"},"properties":{"noteIndex":0},"schema":"https://github.com/citation-style-language/schema/raw/master/csl-citation.json"}</w:instrText>
            </w:r>
            <w:r>
              <w:fldChar w:fldCharType="separate"/>
            </w:r>
            <w:r w:rsidRPr="002B101A">
              <w:rPr>
                <w:noProof/>
              </w:rPr>
              <w:t>[25]</w:t>
            </w:r>
            <w:r>
              <w:fldChar w:fldCharType="end"/>
            </w:r>
          </w:p>
        </w:tc>
      </w:tr>
      <w:tr w:rsidR="009A098B" w14:paraId="7F0943A3" w14:textId="77777777" w:rsidTr="009A098B">
        <w:trPr>
          <w:gridAfter w:val="1"/>
          <w:wAfter w:w="79" w:type="dxa"/>
          <w:trHeight w:val="228"/>
        </w:trPr>
        <w:tc>
          <w:tcPr>
            <w:tcW w:w="2627" w:type="dxa"/>
          </w:tcPr>
          <w:p w14:paraId="001362BD" w14:textId="77777777" w:rsidR="009A098B" w:rsidRPr="007C5C07" w:rsidRDefault="009A098B" w:rsidP="009A098B">
            <w:pPr>
              <w:spacing w:line="480" w:lineRule="auto"/>
            </w:pPr>
            <w:r w:rsidRPr="007C5C07">
              <w:t>Pyrolyzed</w:t>
            </w:r>
            <w:r>
              <w:t xml:space="preserve"> M-</w:t>
            </w:r>
            <w:r w:rsidRPr="007C5C07">
              <w:t>SU-8</w:t>
            </w:r>
            <w:r>
              <w:t xml:space="preserve"> sheet </w:t>
            </w:r>
            <w:r w:rsidRPr="007C5C07">
              <w:rPr>
                <w:vertAlign w:val="superscript"/>
              </w:rPr>
              <w:t>e</w:t>
            </w:r>
          </w:p>
        </w:tc>
        <w:tc>
          <w:tcPr>
            <w:tcW w:w="1454" w:type="dxa"/>
            <w:gridSpan w:val="2"/>
          </w:tcPr>
          <w:p w14:paraId="02BF9C3E" w14:textId="77777777" w:rsidR="009A098B" w:rsidRDefault="009A098B" w:rsidP="009A098B">
            <w:pPr>
              <w:spacing w:line="480" w:lineRule="auto"/>
              <w:jc w:val="center"/>
            </w:pPr>
            <w:r w:rsidRPr="007C5C07">
              <w:t>18</w:t>
            </w:r>
          </w:p>
        </w:tc>
        <w:tc>
          <w:tcPr>
            <w:tcW w:w="1570" w:type="dxa"/>
            <w:gridSpan w:val="2"/>
          </w:tcPr>
          <w:p w14:paraId="0BD9B71E" w14:textId="77777777" w:rsidR="009A098B" w:rsidRPr="007C5C07" w:rsidRDefault="009A098B" w:rsidP="009A098B">
            <w:pPr>
              <w:spacing w:line="480" w:lineRule="auto"/>
              <w:jc w:val="center"/>
            </w:pPr>
            <w:r>
              <w:t xml:space="preserve">5,555 </w:t>
            </w:r>
            <w:r w:rsidRPr="00BE4596">
              <w:rPr>
                <w:vertAlign w:val="superscript"/>
              </w:rPr>
              <w:t>g</w:t>
            </w:r>
          </w:p>
        </w:tc>
        <w:tc>
          <w:tcPr>
            <w:tcW w:w="1282" w:type="dxa"/>
            <w:gridSpan w:val="2"/>
          </w:tcPr>
          <w:p w14:paraId="3A52AAB2" w14:textId="77777777" w:rsidR="009A098B" w:rsidRPr="00947DDB" w:rsidRDefault="009A098B" w:rsidP="009A098B">
            <w:pPr>
              <w:spacing w:line="480" w:lineRule="auto"/>
              <w:jc w:val="center"/>
            </w:pPr>
            <w:r w:rsidRPr="007C5C07">
              <w:t>1.02</w:t>
            </w:r>
          </w:p>
        </w:tc>
        <w:tc>
          <w:tcPr>
            <w:tcW w:w="1306" w:type="dxa"/>
            <w:gridSpan w:val="2"/>
          </w:tcPr>
          <w:p w14:paraId="106B4A2C" w14:textId="77777777" w:rsidR="009A098B" w:rsidRPr="00947DDB" w:rsidRDefault="009A098B" w:rsidP="009A098B">
            <w:pPr>
              <w:spacing w:line="480" w:lineRule="auto"/>
              <w:jc w:val="center"/>
            </w:pPr>
            <w:r w:rsidRPr="00947DDB">
              <w:t>Current work</w:t>
            </w:r>
          </w:p>
        </w:tc>
      </w:tr>
    </w:tbl>
    <w:p w14:paraId="68F41B0A" w14:textId="5E79EF4B" w:rsidR="00F36645" w:rsidRPr="00F36645" w:rsidRDefault="00592CA1" w:rsidP="00F36645">
      <w:pPr>
        <w:ind w:left="540"/>
        <w:rPr>
          <w:rFonts w:ascii="MinionPro-Regular" w:hAnsi="MinionPro-Regular" w:cs="MinionPro-Regular"/>
          <w:sz w:val="18"/>
          <w:szCs w:val="18"/>
        </w:rPr>
      </w:pPr>
      <w:r w:rsidRPr="00F36645">
        <w:rPr>
          <w:rFonts w:ascii="MinionPro-Regular" w:hAnsi="MinionPro-Regular" w:cs="MinionPro-Regular"/>
          <w:sz w:val="18"/>
          <w:szCs w:val="18"/>
          <w:vertAlign w:val="superscript"/>
        </w:rPr>
        <w:t xml:space="preserve"> </w:t>
      </w:r>
      <w:r w:rsidR="00F36645" w:rsidRPr="00F36645">
        <w:rPr>
          <w:rFonts w:ascii="MinionPro-Regular" w:hAnsi="MinionPro-Regular" w:cs="MinionPro-Regular"/>
          <w:sz w:val="18"/>
          <w:szCs w:val="18"/>
          <w:vertAlign w:val="superscript"/>
        </w:rPr>
        <w:t>b</w:t>
      </w:r>
      <w:r w:rsidR="00F36645" w:rsidRPr="00F36645">
        <w:rPr>
          <w:rFonts w:ascii="MinionPro-Regular" w:hAnsi="MinionPro-Regular" w:cs="MinionPro-Regular"/>
          <w:sz w:val="18"/>
          <w:szCs w:val="18"/>
        </w:rPr>
        <w:t xml:space="preserve"> </w:t>
      </w:r>
      <w:r w:rsidR="00F36645" w:rsidRPr="00F36645">
        <w:rPr>
          <w:sz w:val="18"/>
          <w:szCs w:val="18"/>
          <w:lang w:val="en-US"/>
        </w:rPr>
        <w:t>Carbon nanotubes infused PAN</w:t>
      </w:r>
    </w:p>
    <w:p w14:paraId="77BE3A3A" w14:textId="77777777" w:rsidR="00F36645" w:rsidRPr="00F36645" w:rsidRDefault="00F36645" w:rsidP="00F36645">
      <w:pPr>
        <w:ind w:left="540"/>
        <w:rPr>
          <w:rFonts w:ascii="MinionPro-Regular" w:hAnsi="MinionPro-Regular" w:cs="MinionPro-Regular"/>
          <w:sz w:val="18"/>
          <w:szCs w:val="18"/>
        </w:rPr>
      </w:pPr>
      <w:r w:rsidRPr="00F36645">
        <w:rPr>
          <w:rFonts w:ascii="MinionPro-Regular" w:hAnsi="MinionPro-Regular" w:cs="MinionPro-Regular"/>
          <w:sz w:val="18"/>
          <w:szCs w:val="18"/>
          <w:vertAlign w:val="superscript"/>
        </w:rPr>
        <w:t>c</w:t>
      </w:r>
      <w:r w:rsidRPr="00F36645">
        <w:rPr>
          <w:rFonts w:ascii="MinionPro-Regular" w:hAnsi="MinionPro-Regular" w:cs="MinionPro-Regular"/>
          <w:sz w:val="18"/>
          <w:szCs w:val="18"/>
        </w:rPr>
        <w:t xml:space="preserve"> </w:t>
      </w:r>
      <w:r w:rsidRPr="00F36645">
        <w:rPr>
          <w:sz w:val="18"/>
          <w:szCs w:val="18"/>
          <w:lang w:val="en-US"/>
        </w:rPr>
        <w:t>Mechanically treated PAN-CNT</w:t>
      </w:r>
    </w:p>
    <w:p w14:paraId="57CCBCFA" w14:textId="77777777" w:rsidR="00F36645" w:rsidRPr="00F36645" w:rsidRDefault="00F36645" w:rsidP="00F36645">
      <w:pPr>
        <w:ind w:left="540"/>
        <w:rPr>
          <w:rFonts w:ascii="jmhvr" w:hAnsi="jmhvr" w:cs="jmhvr"/>
          <w:sz w:val="18"/>
          <w:szCs w:val="18"/>
        </w:rPr>
      </w:pPr>
      <w:r w:rsidRPr="00F36645">
        <w:rPr>
          <w:rFonts w:ascii="jmhvr" w:hAnsi="jmhvr" w:cs="jmhvr"/>
          <w:sz w:val="18"/>
          <w:szCs w:val="18"/>
          <w:vertAlign w:val="superscript"/>
        </w:rPr>
        <w:t>d</w:t>
      </w:r>
      <w:r w:rsidRPr="00F36645">
        <w:rPr>
          <w:rFonts w:ascii="jmhvr" w:hAnsi="jmhvr" w:cs="jmhvr"/>
          <w:sz w:val="18"/>
          <w:szCs w:val="18"/>
        </w:rPr>
        <w:t xml:space="preserve"> </w:t>
      </w:r>
      <w:r w:rsidRPr="00F36645">
        <w:rPr>
          <w:sz w:val="18"/>
          <w:szCs w:val="18"/>
          <w:lang w:val="en-US"/>
        </w:rPr>
        <w:t>Poly (vinyl alcohol)</w:t>
      </w:r>
    </w:p>
    <w:p w14:paraId="647AB10A" w14:textId="77777777" w:rsidR="00F36645" w:rsidRPr="00F36645" w:rsidRDefault="00F36645" w:rsidP="00F36645">
      <w:pPr>
        <w:ind w:left="540"/>
        <w:rPr>
          <w:rFonts w:ascii="jmhvr" w:hAnsi="jmhvr" w:cs="jmhvr"/>
          <w:sz w:val="18"/>
          <w:szCs w:val="18"/>
        </w:rPr>
      </w:pPr>
      <w:r w:rsidRPr="00F36645">
        <w:rPr>
          <w:rFonts w:ascii="jmhvr" w:hAnsi="jmhvr" w:cs="jmhvr"/>
          <w:sz w:val="18"/>
          <w:szCs w:val="18"/>
          <w:vertAlign w:val="superscript"/>
        </w:rPr>
        <w:t xml:space="preserve">e </w:t>
      </w:r>
      <w:r w:rsidRPr="00F36645">
        <w:rPr>
          <w:sz w:val="18"/>
          <w:szCs w:val="18"/>
          <w:lang w:val="en-US"/>
        </w:rPr>
        <w:t>Mechanically treated SU-8</w:t>
      </w:r>
    </w:p>
    <w:p w14:paraId="51E6ADE4" w14:textId="77777777" w:rsidR="00F36645" w:rsidRPr="00F36645" w:rsidRDefault="00F36645" w:rsidP="00F36645">
      <w:pPr>
        <w:ind w:left="540"/>
        <w:rPr>
          <w:rFonts w:ascii="jmhvr" w:hAnsi="jmhvr" w:cs="jmhvr"/>
          <w:sz w:val="18"/>
          <w:szCs w:val="18"/>
        </w:rPr>
      </w:pPr>
      <w:r w:rsidRPr="00F36645">
        <w:rPr>
          <w:rFonts w:ascii="jmhvr" w:hAnsi="jmhvr" w:cs="jmhvr"/>
          <w:sz w:val="18"/>
          <w:szCs w:val="18"/>
          <w:vertAlign w:val="superscript"/>
        </w:rPr>
        <w:t>f</w:t>
      </w:r>
      <w:r w:rsidRPr="00F36645">
        <w:rPr>
          <w:rFonts w:ascii="jmhvr" w:hAnsi="jmhvr" w:cs="jmhvr"/>
          <w:sz w:val="18"/>
          <w:szCs w:val="18"/>
        </w:rPr>
        <w:t xml:space="preserve"> </w:t>
      </w:r>
      <w:r w:rsidRPr="00F36645">
        <w:rPr>
          <w:sz w:val="18"/>
          <w:szCs w:val="18"/>
          <w:lang w:val="en-US"/>
        </w:rPr>
        <w:t>Pyrolyzed at 900 °C</w:t>
      </w:r>
    </w:p>
    <w:p w14:paraId="0FAD86E7" w14:textId="150DCC50" w:rsidR="00F36645" w:rsidRDefault="00F36645" w:rsidP="009A098B">
      <w:pPr>
        <w:ind w:left="540"/>
        <w:rPr>
          <w:rFonts w:ascii="jmhvr" w:hAnsi="jmhvr" w:cs="jmhvr"/>
          <w:sz w:val="18"/>
          <w:szCs w:val="18"/>
        </w:rPr>
      </w:pPr>
      <w:r w:rsidRPr="00F36645">
        <w:rPr>
          <w:rFonts w:ascii="jmhvr" w:hAnsi="jmhvr" w:cs="jmhvr"/>
          <w:sz w:val="18"/>
          <w:szCs w:val="18"/>
          <w:vertAlign w:val="superscript"/>
        </w:rPr>
        <w:t>g</w:t>
      </w:r>
      <w:r w:rsidRPr="00F36645">
        <w:rPr>
          <w:rFonts w:ascii="jmhvr" w:hAnsi="jmhvr" w:cs="jmhvr"/>
          <w:sz w:val="18"/>
          <w:szCs w:val="18"/>
        </w:rPr>
        <w:t xml:space="preserve"> </w:t>
      </w:r>
      <w:r w:rsidRPr="00F36645">
        <w:rPr>
          <w:sz w:val="18"/>
          <w:szCs w:val="18"/>
          <w:lang w:val="en-US"/>
        </w:rPr>
        <w:t xml:space="preserve">Calculated based on the </w:t>
      </w:r>
      <w:r w:rsidR="0066366C">
        <w:rPr>
          <w:sz w:val="18"/>
          <w:szCs w:val="18"/>
          <w:lang w:val="en-US"/>
        </w:rPr>
        <w:t xml:space="preserve">bulk </w:t>
      </w:r>
      <w:r w:rsidRPr="00F36645">
        <w:rPr>
          <w:sz w:val="18"/>
          <w:szCs w:val="18"/>
          <w:lang w:val="en-US"/>
        </w:rPr>
        <w:t>resistivity</w:t>
      </w:r>
      <w:r w:rsidRPr="00F36645">
        <w:rPr>
          <w:rFonts w:ascii="jmhvr" w:hAnsi="jmhvr" w:cs="jmhvr"/>
          <w:sz w:val="18"/>
          <w:szCs w:val="18"/>
        </w:rPr>
        <w:t xml:space="preserve"> </w:t>
      </w:r>
    </w:p>
    <w:p w14:paraId="4D63CAAA" w14:textId="77777777" w:rsidR="009A098B" w:rsidRPr="009A098B" w:rsidRDefault="009A098B" w:rsidP="009A098B">
      <w:pPr>
        <w:ind w:left="540"/>
        <w:rPr>
          <w:rFonts w:ascii="jmhvr" w:hAnsi="jmhvr" w:cs="jmhvr"/>
          <w:sz w:val="18"/>
          <w:szCs w:val="18"/>
        </w:rPr>
      </w:pPr>
    </w:p>
    <w:p w14:paraId="59E0F93B" w14:textId="55108F21" w:rsidR="005B5DA6" w:rsidRPr="00467570" w:rsidRDefault="00244DDA" w:rsidP="00817683">
      <w:pPr>
        <w:pStyle w:val="Els-body-text"/>
        <w:spacing w:after="240"/>
      </w:pPr>
      <w:r>
        <w:t xml:space="preserve">From the </w:t>
      </w:r>
      <w:r w:rsidR="00A30A3A">
        <w:t xml:space="preserve">resistivity </w:t>
      </w:r>
      <w:r>
        <w:t>values, we estimated</w:t>
      </w:r>
      <w:r w:rsidRPr="00C10D6E">
        <w:t xml:space="preserve"> </w:t>
      </w:r>
      <w:r w:rsidR="00F970B3">
        <w:t>a</w:t>
      </w:r>
      <w:r w:rsidRPr="00C10D6E">
        <w:t xml:space="preserve"> conductivity of around 5,555 S/m</w:t>
      </w:r>
      <w:r w:rsidR="00753EB8">
        <w:t xml:space="preserve"> (Table 1)</w:t>
      </w:r>
      <w:r w:rsidRPr="00C10D6E">
        <w:t xml:space="preserve">, which appears to be a mid-range value for BPNE-derived carbon materials [12]. </w:t>
      </w:r>
      <w:r w:rsidR="00F40C02">
        <w:t>Overall, the value for the electrical conductivity obtained here lies closer to the values typically observed for amorphous carbon, 1-2 x 10</w:t>
      </w:r>
      <w:r w:rsidR="00F40C02" w:rsidRPr="002E14A7">
        <w:rPr>
          <w:vertAlign w:val="superscript"/>
        </w:rPr>
        <w:t>3</w:t>
      </w:r>
      <w:r w:rsidR="00F40C02">
        <w:t xml:space="preserve"> S/m, than those for graphite, 2-3 x 10</w:t>
      </w:r>
      <w:r w:rsidR="00F40C02" w:rsidRPr="002E14A7">
        <w:rPr>
          <w:vertAlign w:val="superscript"/>
        </w:rPr>
        <w:t>5</w:t>
      </w:r>
      <w:r w:rsidR="00F40C02">
        <w:t xml:space="preserve">, with aligned basal planes. </w:t>
      </w:r>
      <w:r w:rsidR="00C04957">
        <w:t>T</w:t>
      </w:r>
      <w:r w:rsidR="00496877">
        <w:t>he electrical conductivity of glass-like carbon materials</w:t>
      </w:r>
      <w:r w:rsidR="00C04957">
        <w:t xml:space="preserve"> in general</w:t>
      </w:r>
      <w:r w:rsidR="00496877">
        <w:t xml:space="preserve"> </w:t>
      </w:r>
      <w:r w:rsidR="00C04957">
        <w:t>has been reported to reach values of 2 x 10</w:t>
      </w:r>
      <w:r w:rsidR="00C04957" w:rsidRPr="00C04957">
        <w:rPr>
          <w:vertAlign w:val="superscript"/>
        </w:rPr>
        <w:t>4</w:t>
      </w:r>
      <w:r w:rsidR="00C04957">
        <w:t xml:space="preserve"> S/m</w:t>
      </w:r>
      <w:r w:rsidR="00BB41DC">
        <w:t xml:space="preserve"> </w:t>
      </w:r>
      <w:r w:rsidR="0088601B">
        <w:t xml:space="preserve">and higher </w:t>
      </w:r>
      <w:r w:rsidR="00BB41DC">
        <w:t>if heat</w:t>
      </w:r>
      <w:r w:rsidR="0088601B">
        <w:t>-</w:t>
      </w:r>
      <w:r w:rsidR="00BB41DC">
        <w:t>treated appropriately</w:t>
      </w:r>
      <w:r w:rsidR="0088601B">
        <w:t xml:space="preserve"> and depending on the sample geometry and dimensions</w:t>
      </w:r>
      <w:r w:rsidR="00C04957">
        <w:t>.</w:t>
      </w:r>
      <w:r w:rsidR="0088601B">
        <w:t xml:space="preserve"> </w:t>
      </w:r>
      <w:r w:rsidR="004B0772">
        <w:t>For instance,</w:t>
      </w:r>
      <w:r w:rsidR="0088601B">
        <w:t xml:space="preserve"> h</w:t>
      </w:r>
      <w:r w:rsidRPr="00C10D6E">
        <w:t>igher electrical conductivities</w:t>
      </w:r>
      <w:r>
        <w:t xml:space="preserve"> </w:t>
      </w:r>
      <w:r w:rsidR="006E70EC">
        <w:t xml:space="preserve">are typically achieved </w:t>
      </w:r>
      <w:r>
        <w:t xml:space="preserve">in </w:t>
      </w:r>
      <w:r w:rsidR="0063028F">
        <w:t>polymer-d</w:t>
      </w:r>
      <w:r w:rsidR="006E70EC">
        <w:t>erived</w:t>
      </w:r>
      <w:r w:rsidR="0063028F">
        <w:t xml:space="preserve"> carbon</w:t>
      </w:r>
      <w:r w:rsidRPr="00C10D6E">
        <w:t xml:space="preserve"> </w:t>
      </w:r>
      <w:r w:rsidR="0063028F">
        <w:t xml:space="preserve">materials </w:t>
      </w:r>
      <w:r w:rsidR="006E70EC">
        <w:t>synthesized</w:t>
      </w:r>
      <w:r w:rsidRPr="00C10D6E">
        <w:t xml:space="preserve"> at higher </w:t>
      </w:r>
      <w:r w:rsidR="004B0772">
        <w:t xml:space="preserve">pyrolysis </w:t>
      </w:r>
      <w:r w:rsidRPr="00C10D6E">
        <w:t xml:space="preserve">temperatures </w:t>
      </w:r>
      <w:r w:rsidR="004B0772">
        <w:t>and</w:t>
      </w:r>
      <w:r w:rsidRPr="00C10D6E">
        <w:t xml:space="preserve"> </w:t>
      </w:r>
      <w:r w:rsidR="006E70EC">
        <w:t>smaller</w:t>
      </w:r>
      <w:r w:rsidRPr="00C10D6E">
        <w:t xml:space="preserve"> </w:t>
      </w:r>
      <w:r w:rsidR="004B0772">
        <w:t>dimensions</w:t>
      </w:r>
      <w:r w:rsidR="006E70EC">
        <w:t>, nano- and micro-scales</w:t>
      </w:r>
      <w:r w:rsidR="004B0772">
        <w:t xml:space="preserve"> as those used for MEMS</w:t>
      </w:r>
      <w:r w:rsidRPr="00C10D6E">
        <w:t xml:space="preserve">. </w:t>
      </w:r>
      <w:r>
        <w:t xml:space="preserve">Interestingly, in the previous investigation of variations in the conductivity of carbon materials </w:t>
      </w:r>
      <w:r w:rsidR="00DF43AB">
        <w:t xml:space="preserve">derived </w:t>
      </w:r>
      <w:r>
        <w:t>from</w:t>
      </w:r>
      <w:r w:rsidR="00DF43AB">
        <w:t xml:space="preserve"> mill</w:t>
      </w:r>
      <w:r w:rsidR="00DD1E38">
        <w:t>i</w:t>
      </w:r>
      <w:r w:rsidR="00DF43AB">
        <w:t>m</w:t>
      </w:r>
      <w:r w:rsidR="00DD1E38">
        <w:t>e</w:t>
      </w:r>
      <w:r w:rsidR="00DF43AB">
        <w:t xml:space="preserve">tric samples of </w:t>
      </w:r>
      <w:r w:rsidR="00DD1E38">
        <w:t xml:space="preserve">a </w:t>
      </w:r>
      <w:r>
        <w:t>mechanically-strained</w:t>
      </w:r>
      <w:r w:rsidR="00DD1E38">
        <w:t xml:space="preserve"> </w:t>
      </w:r>
      <w:r w:rsidR="00E44E5C">
        <w:t xml:space="preserve">mat of </w:t>
      </w:r>
      <w:r w:rsidR="00DD1E38">
        <w:t>PAN</w:t>
      </w:r>
      <w:r w:rsidR="00E44E5C">
        <w:t xml:space="preserve"> nanofibers</w:t>
      </w:r>
      <w:r>
        <w:t>, conductivity increased</w:t>
      </w:r>
      <w:r w:rsidR="00E44E5C">
        <w:t xml:space="preserve"> </w:t>
      </w:r>
      <w:r w:rsidR="006A21EB">
        <w:t>one order of magnitude</w:t>
      </w:r>
      <w:r>
        <w:t xml:space="preserve"> (Table 1)</w:t>
      </w:r>
      <w:r w:rsidR="00B91C2F">
        <w:t xml:space="preserve"> as a result of</w:t>
      </w:r>
      <w:r w:rsidR="00D5124B">
        <w:t xml:space="preserve"> the mechanical pretreatment</w:t>
      </w:r>
      <w:r>
        <w:t xml:space="preserve">. A </w:t>
      </w:r>
      <w:r w:rsidR="00F63AB6">
        <w:t>clear</w:t>
      </w:r>
      <w:r>
        <w:t xml:space="preserve"> </w:t>
      </w:r>
      <w:r w:rsidR="00121700">
        <w:t>increasing</w:t>
      </w:r>
      <w:r>
        <w:t xml:space="preserve"> trend was observed in the conductivity of the PAN-derived </w:t>
      </w:r>
      <w:r w:rsidR="000D1602">
        <w:t xml:space="preserve">carbon </w:t>
      </w:r>
      <w:r>
        <w:t>materials</w:t>
      </w:r>
      <w:r w:rsidR="00E34350">
        <w:t xml:space="preserve"> </w:t>
      </w:r>
      <w:r w:rsidR="00F63AB6">
        <w:t>as a function of the</w:t>
      </w:r>
      <w:r w:rsidR="00E34350">
        <w:t xml:space="preserve"> mechanical </w:t>
      </w:r>
      <w:r w:rsidR="00F63AB6">
        <w:t>pre</w:t>
      </w:r>
      <w:r w:rsidR="00E34350">
        <w:t>treatment</w:t>
      </w:r>
      <w:r>
        <w:t xml:space="preserve">. The highest electrical conductivity registered for the PAN mats of fibers deposited by far-field electrospinning was on the order of 5,000 S/m. Our slightly higher values may stem from the fact that our </w:t>
      </w:r>
      <w:r w:rsidR="00753195">
        <w:t xml:space="preserve">500 µm </w:t>
      </w:r>
      <w:r w:rsidR="00792B38">
        <w:t xml:space="preserve">thick </w:t>
      </w:r>
      <w:r>
        <w:t>samples were solid</w:t>
      </w:r>
      <w:r w:rsidR="00EE1E77">
        <w:t xml:space="preserve"> </w:t>
      </w:r>
      <w:r w:rsidR="00EF6F53">
        <w:t>carbon</w:t>
      </w:r>
      <w:r w:rsidR="00EE1E77">
        <w:t xml:space="preserve"> sheets</w:t>
      </w:r>
      <w:r>
        <w:t xml:space="preserve"> instead of </w:t>
      </w:r>
      <w:r w:rsidR="00EF6F53">
        <w:t xml:space="preserve">the </w:t>
      </w:r>
      <w:r>
        <w:t>mats</w:t>
      </w:r>
      <w:r w:rsidR="00EF6F53">
        <w:t xml:space="preserve"> of </w:t>
      </w:r>
      <w:r w:rsidR="00EF6F53">
        <w:lastRenderedPageBreak/>
        <w:t xml:space="preserve">carbon </w:t>
      </w:r>
      <w:r>
        <w:t xml:space="preserve">fibers. It appears likely that despite the reported increase </w:t>
      </w:r>
      <w:r w:rsidR="00E34350">
        <w:t xml:space="preserve">in the degree of </w:t>
      </w:r>
      <w:r>
        <w:t>graphitization</w:t>
      </w:r>
      <w:r w:rsidR="00E34350">
        <w:t xml:space="preserve"> from the</w:t>
      </w:r>
      <w:r>
        <w:t xml:space="preserve"> previous study, the </w:t>
      </w:r>
      <w:r w:rsidR="008E3A09">
        <w:t>macroporosity of the</w:t>
      </w:r>
      <w:r>
        <w:t xml:space="preserve"> </w:t>
      </w:r>
      <w:r w:rsidR="008E3A09">
        <w:t>interlaced</w:t>
      </w:r>
      <w:r>
        <w:t xml:space="preserve"> </w:t>
      </w:r>
      <w:r w:rsidR="008E3A09">
        <w:t xml:space="preserve">PAN-derived carbon fibers </w:t>
      </w:r>
      <w:r>
        <w:t xml:space="preserve">may have limited the </w:t>
      </w:r>
      <w:r w:rsidR="00F40C02">
        <w:t>contribution of the increase in the degree of graphitization</w:t>
      </w:r>
      <w:r>
        <w:t xml:space="preserve"> </w:t>
      </w:r>
      <w:r w:rsidR="00F40C02">
        <w:t>on the</w:t>
      </w:r>
      <w:r>
        <w:t xml:space="preserve"> </w:t>
      </w:r>
      <w:r w:rsidR="00F40C02">
        <w:t xml:space="preserve">bulk </w:t>
      </w:r>
      <w:r>
        <w:t xml:space="preserve">electrical conductivity. </w:t>
      </w:r>
      <w:r w:rsidR="00852680">
        <w:t>Also, the dimensions of the</w:t>
      </w:r>
      <w:r w:rsidR="00AD1F30">
        <w:t xml:space="preserve"> mats of PAN fibers may have</w:t>
      </w:r>
      <w:r w:rsidR="00852680">
        <w:t xml:space="preserve"> influenced the final conductivities obtained therein. </w:t>
      </w:r>
      <w:r w:rsidR="00307888">
        <w:t>In our case, s</w:t>
      </w:r>
      <w:r w:rsidR="00525233">
        <w:t xml:space="preserve">ince the conductivity </w:t>
      </w:r>
      <w:r w:rsidR="00307888">
        <w:t>did not</w:t>
      </w:r>
      <w:r w:rsidR="00525233">
        <w:t xml:space="preserve"> </w:t>
      </w:r>
      <w:r w:rsidR="00307888">
        <w:t>vary</w:t>
      </w:r>
      <w:r w:rsidR="00525233">
        <w:t xml:space="preserve"> when applying the mechanical compression pretreatment,</w:t>
      </w:r>
      <w:r w:rsidR="005B5DA6" w:rsidRPr="00467570">
        <w:t xml:space="preserve"> we decided to </w:t>
      </w:r>
      <w:r w:rsidR="00CF0631" w:rsidRPr="00467570">
        <w:t>investigate whether</w:t>
      </w:r>
      <w:r w:rsidR="005B5DA6" w:rsidRPr="00467570">
        <w:t xml:space="preserve"> variations in the </w:t>
      </w:r>
      <w:r w:rsidR="008D1F62">
        <w:t>micro</w:t>
      </w:r>
      <w:r w:rsidR="005B5DA6" w:rsidRPr="00467570">
        <w:t>structure of the samples</w:t>
      </w:r>
      <w:r w:rsidR="00CF0631" w:rsidRPr="00467570">
        <w:t xml:space="preserve"> c</w:t>
      </w:r>
      <w:r w:rsidR="00113046">
        <w:t>ould</w:t>
      </w:r>
      <w:r w:rsidR="00CF0631" w:rsidRPr="00467570">
        <w:t xml:space="preserve"> be detected</w:t>
      </w:r>
      <w:r w:rsidR="005B5DA6" w:rsidRPr="00467570">
        <w:t xml:space="preserve"> through </w:t>
      </w:r>
      <w:r w:rsidR="00C74973">
        <w:t>Raman and XRD spectroscopy</w:t>
      </w:r>
      <w:r w:rsidR="008B64C7">
        <w:t>.</w:t>
      </w:r>
      <w:r w:rsidR="0054078C">
        <w:t xml:space="preserve"> </w:t>
      </w:r>
      <w:r w:rsidR="00560131">
        <w:t xml:space="preserve">It was hypothesized that variations in the microstructure of BPNE-derived carbon materials may be present in mechanically compressed samples as compared to the control even if the bulk electrical conductivity was not significantly altered by the </w:t>
      </w:r>
      <w:r w:rsidR="00C572DD">
        <w:t xml:space="preserve">mechanical </w:t>
      </w:r>
      <w:r w:rsidR="00560131">
        <w:t>pretreatment</w:t>
      </w:r>
      <w:r w:rsidR="005B5DA6" w:rsidRPr="00467570">
        <w:t>.</w:t>
      </w:r>
    </w:p>
    <w:p w14:paraId="545B943E" w14:textId="2AE58741" w:rsidR="00D732CE" w:rsidRPr="00467570" w:rsidRDefault="00F24AEF" w:rsidP="00952438">
      <w:pPr>
        <w:pStyle w:val="Els-body-text"/>
        <w:spacing w:line="240" w:lineRule="auto"/>
        <w:jc w:val="center"/>
        <w:rPr>
          <w:noProof/>
        </w:rPr>
      </w:pPr>
      <w:r>
        <w:rPr>
          <w:noProof/>
        </w:rPr>
        <w:drawing>
          <wp:inline distT="0" distB="0" distL="0" distR="0" wp14:anchorId="4282854E" wp14:editId="3B5628EA">
            <wp:extent cx="3200400" cy="220424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 (2).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2204249"/>
                    </a:xfrm>
                    <a:prstGeom prst="rect">
                      <a:avLst/>
                    </a:prstGeom>
                  </pic:spPr>
                </pic:pic>
              </a:graphicData>
            </a:graphic>
          </wp:inline>
        </w:drawing>
      </w:r>
    </w:p>
    <w:p w14:paraId="6CC4F73E" w14:textId="57002D96" w:rsidR="005B5DA6" w:rsidRPr="00467570" w:rsidRDefault="00AC7BA5" w:rsidP="005B5DA6">
      <w:pPr>
        <w:pStyle w:val="Els-caption"/>
        <w:jc w:val="center"/>
      </w:pPr>
      <w:r w:rsidRPr="00467570">
        <w:t>Figure</w:t>
      </w:r>
      <w:r w:rsidR="005B5DA6" w:rsidRPr="00467570">
        <w:t xml:space="preserve"> </w:t>
      </w:r>
      <w:r w:rsidR="00AD3021">
        <w:t>4</w:t>
      </w:r>
      <w:r w:rsidR="005B5DA6" w:rsidRPr="00467570">
        <w:t xml:space="preserve">. </w:t>
      </w:r>
      <w:r w:rsidR="000F7DCC">
        <w:t>Bulk r</w:t>
      </w:r>
      <w:r w:rsidR="005B5DA6" w:rsidRPr="00467570">
        <w:t xml:space="preserve">esistivity of </w:t>
      </w:r>
      <w:r w:rsidR="00B45638">
        <w:t>carbon sheets derived from</w:t>
      </w:r>
      <w:r w:rsidR="00A27BFF" w:rsidRPr="00467570">
        <w:t xml:space="preserve"> </w:t>
      </w:r>
      <w:r w:rsidR="00B45638">
        <w:t xml:space="preserve">pyrolysis of </w:t>
      </w:r>
      <w:r w:rsidR="00A27BFF" w:rsidRPr="00467570">
        <w:t>Bis-phenol A Novolac Epoxy</w:t>
      </w:r>
      <w:r w:rsidR="005B5DA6" w:rsidRPr="00467570">
        <w:t xml:space="preserve"> with and without </w:t>
      </w:r>
      <w:r w:rsidR="00A27BFF" w:rsidRPr="00467570">
        <w:t>the compressive pre-treatment</w:t>
      </w:r>
      <w:r w:rsidR="00CF305B" w:rsidRPr="00467570">
        <w:t xml:space="preserve"> </w:t>
      </w:r>
      <w:r w:rsidR="00B45638">
        <w:t xml:space="preserve">as </w:t>
      </w:r>
      <w:r w:rsidR="00CF305B" w:rsidRPr="00467570">
        <w:t>obtained from the four-point-probe method</w:t>
      </w:r>
      <w:r w:rsidR="005B5DA6" w:rsidRPr="00467570">
        <w:t xml:space="preserve"> (p &gt; 0.05 ANOVA)</w:t>
      </w:r>
      <w:r w:rsidRPr="00467570">
        <w:rPr>
          <w:vertAlign w:val="superscript"/>
        </w:rPr>
        <w:t xml:space="preserve"> a</w:t>
      </w:r>
      <w:r w:rsidR="005B5DA6" w:rsidRPr="00467570">
        <w:t>.</w:t>
      </w:r>
    </w:p>
    <w:p w14:paraId="5A612C59" w14:textId="62C5C543" w:rsidR="005B5DA6" w:rsidRPr="00467570" w:rsidRDefault="00EE60E3" w:rsidP="00952438">
      <w:pPr>
        <w:pStyle w:val="Els-body-text"/>
        <w:spacing w:after="240"/>
      </w:pPr>
      <w:r>
        <w:t>W</w:t>
      </w:r>
      <w:r w:rsidR="005B5DA6" w:rsidRPr="00467570">
        <w:t xml:space="preserve">e </w:t>
      </w:r>
      <w:r w:rsidR="00B12B73">
        <w:t>looked for variations in</w:t>
      </w:r>
      <w:r w:rsidR="005B5DA6" w:rsidRPr="00467570">
        <w:t xml:space="preserve"> the Raman spectra of the pyrolyzed </w:t>
      </w:r>
      <w:r w:rsidR="00B12B73">
        <w:t>BPNE sheets, from which</w:t>
      </w:r>
      <w:r w:rsidR="005B5DA6" w:rsidRPr="00467570">
        <w:t xml:space="preserve"> </w:t>
      </w:r>
      <w:r w:rsidR="00B12B73">
        <w:t>t</w:t>
      </w:r>
      <w:r w:rsidR="005B5DA6" w:rsidRPr="00467570">
        <w:t xml:space="preserve">he </w:t>
      </w:r>
      <w:r w:rsidR="008D111B">
        <w:t>m</w:t>
      </w:r>
      <w:r w:rsidR="0002656D">
        <w:t>icro</w:t>
      </w:r>
      <w:r w:rsidR="008D111B">
        <w:t>structural tubostraticity of the</w:t>
      </w:r>
      <w:r w:rsidR="005B5DA6" w:rsidRPr="00467570">
        <w:t xml:space="preserve"> crystallites</w:t>
      </w:r>
      <w:r w:rsidR="00C34240">
        <w:t xml:space="preserve"> is</w:t>
      </w:r>
      <w:r w:rsidR="005B5DA6" w:rsidRPr="00467570">
        <w:t xml:space="preserve"> evaluated. Figure </w:t>
      </w:r>
      <w:r w:rsidR="004A5798">
        <w:t>5</w:t>
      </w:r>
      <w:r w:rsidR="005B5DA6" w:rsidRPr="00467570">
        <w:t xml:space="preserve"> shows the average </w:t>
      </w:r>
      <w:r w:rsidR="003261C3">
        <w:t xml:space="preserve">of </w:t>
      </w:r>
      <w:r w:rsidR="00C727FA">
        <w:t xml:space="preserve">several </w:t>
      </w:r>
      <w:r w:rsidR="005B5DA6" w:rsidRPr="00467570">
        <w:t xml:space="preserve">Raman spectra </w:t>
      </w:r>
      <w:r w:rsidR="00C727FA">
        <w:t>collected for both</w:t>
      </w:r>
      <w:r w:rsidR="005B5DA6" w:rsidRPr="00467570">
        <w:t xml:space="preserve"> </w:t>
      </w:r>
      <w:r w:rsidR="00C727FA">
        <w:t>groups of</w:t>
      </w:r>
      <w:r w:rsidR="005B5DA6" w:rsidRPr="00467570">
        <w:t xml:space="preserve"> samples</w:t>
      </w:r>
      <w:r w:rsidR="00C727FA">
        <w:t xml:space="preserve"> with and without the mechanical pretreatment</w:t>
      </w:r>
      <w:r w:rsidR="001C1A42">
        <w:t xml:space="preserve"> along with the </w:t>
      </w:r>
      <w:r w:rsidR="003261C3">
        <w:t xml:space="preserve">corresponding </w:t>
      </w:r>
      <w:r w:rsidR="001C1A42">
        <w:t xml:space="preserve">Lorentzian </w:t>
      </w:r>
      <w:r w:rsidR="00FC58F0">
        <w:t>fittings.</w:t>
      </w:r>
      <w:r w:rsidR="005B5DA6" w:rsidRPr="00467570">
        <w:t xml:space="preserve"> </w:t>
      </w:r>
      <w:r w:rsidR="00CF6B69">
        <w:t>We analyzed the</w:t>
      </w:r>
      <w:r w:rsidR="005B5DA6" w:rsidRPr="00467570">
        <w:t xml:space="preserve"> two characteristic peaks at </w:t>
      </w:r>
      <m:oMath>
        <m:r>
          <m:rPr>
            <m:sty m:val="p"/>
          </m:rPr>
          <w:rPr>
            <w:rFonts w:ascii="Cambria Math" w:hAnsi="Cambria Math"/>
          </w:rPr>
          <m:t>~</m:t>
        </m:r>
      </m:oMath>
      <w:r w:rsidR="005B5DA6" w:rsidRPr="00467570">
        <w:t xml:space="preserve">1367 and </w:t>
      </w:r>
      <m:oMath>
        <m:r>
          <m:rPr>
            <m:sty m:val="p"/>
          </m:rPr>
          <w:rPr>
            <w:rFonts w:ascii="Cambria Math" w:hAnsi="Cambria Math"/>
          </w:rPr>
          <m:t>~</m:t>
        </m:r>
      </m:oMath>
      <w:r w:rsidR="005B5DA6" w:rsidRPr="00467570">
        <w:t>1600 cm</w:t>
      </w:r>
      <w:r w:rsidR="005B5DA6" w:rsidRPr="00467570">
        <w:rPr>
          <w:vertAlign w:val="superscript"/>
        </w:rPr>
        <w:t>-1</w:t>
      </w:r>
      <w:r w:rsidR="005B5DA6" w:rsidRPr="00467570">
        <w:t xml:space="preserve"> assigned to the D and </w:t>
      </w:r>
      <w:r w:rsidR="00CA737F" w:rsidRPr="00467570">
        <w:t>E</w:t>
      </w:r>
      <w:r w:rsidR="00CA737F" w:rsidRPr="00467570">
        <w:rPr>
          <w:vertAlign w:val="subscript"/>
        </w:rPr>
        <w:t>2g</w:t>
      </w:r>
      <w:r w:rsidR="005B5DA6" w:rsidRPr="00467570">
        <w:t xml:space="preserve"> bands, respectively.</w:t>
      </w:r>
      <w:r w:rsidR="0029029F">
        <w:t xml:space="preserve"> The 2D band was not analyzed in this study.</w:t>
      </w:r>
      <w:r w:rsidR="005B5DA6" w:rsidRPr="00467570">
        <w:t xml:space="preserve"> The G</w:t>
      </w:r>
      <w:r w:rsidR="00CA737F" w:rsidRPr="00467570">
        <w:t xml:space="preserve"> (E</w:t>
      </w:r>
      <w:r w:rsidR="00CA737F" w:rsidRPr="00467570">
        <w:rPr>
          <w:vertAlign w:val="subscript"/>
        </w:rPr>
        <w:t>2g</w:t>
      </w:r>
      <w:r w:rsidR="00CA737F" w:rsidRPr="00467570">
        <w:t>)</w:t>
      </w:r>
      <w:r w:rsidR="005B5DA6" w:rsidRPr="00467570">
        <w:t xml:space="preserve"> peak arises from the stretching motion of the sp</w:t>
      </w:r>
      <w:r w:rsidR="005B5DA6" w:rsidRPr="00467570">
        <w:rPr>
          <w:vertAlign w:val="superscript"/>
        </w:rPr>
        <w:t>2</w:t>
      </w:r>
      <w:r w:rsidR="005B5DA6" w:rsidRPr="00467570">
        <w:t xml:space="preserve">-hybridized carbon-carbon bond in graphitic materials and </w:t>
      </w:r>
      <w:r w:rsidR="00356820">
        <w:t xml:space="preserve">the </w:t>
      </w:r>
      <w:r w:rsidR="005B5DA6" w:rsidRPr="00467570">
        <w:t xml:space="preserve">D peak corresponds to the </w:t>
      </w:r>
      <w:r w:rsidR="003353F3">
        <w:t xml:space="preserve">degree of </w:t>
      </w:r>
      <w:r w:rsidR="005B5DA6" w:rsidRPr="00467570">
        <w:t xml:space="preserve">disorder </w:t>
      </w:r>
      <w:r w:rsidR="003353F3">
        <w:t>around the graphitic micro</w:t>
      </w:r>
      <w:r w:rsidR="005B5DA6" w:rsidRPr="00467570">
        <w:t>structure</w:t>
      </w:r>
      <w:r w:rsidR="003353F3">
        <w:t>s present in the material</w:t>
      </w:r>
      <w:r w:rsidR="005B5DA6" w:rsidRPr="00467570">
        <w:t>. The intens</w:t>
      </w:r>
      <w:r w:rsidR="00BF6C14" w:rsidRPr="00467570">
        <w:t>ity ratio of D peak to G peak and the brea</w:t>
      </w:r>
      <w:r w:rsidR="001978F7" w:rsidRPr="00467570">
        <w:t>d</w:t>
      </w:r>
      <w:r w:rsidR="00BF6C14" w:rsidRPr="00467570">
        <w:t>th of the two bands</w:t>
      </w:r>
      <w:r w:rsidR="00D42434">
        <w:t xml:space="preserve"> are then commonly</w:t>
      </w:r>
      <w:r w:rsidR="005B5DA6" w:rsidRPr="00467570">
        <w:t xml:space="preserve"> used</w:t>
      </w:r>
      <w:r w:rsidR="00B81488">
        <w:t xml:space="preserve"> as proxies</w:t>
      </w:r>
      <w:r w:rsidR="005B5DA6" w:rsidRPr="00467570">
        <w:t xml:space="preserve"> for </w:t>
      </w:r>
      <w:r w:rsidR="00BF6C14" w:rsidRPr="00467570">
        <w:t xml:space="preserve">the relative </w:t>
      </w:r>
      <w:r w:rsidR="005B5DA6" w:rsidRPr="00467570">
        <w:t>degree of graphitization</w:t>
      </w:r>
      <w:r w:rsidR="00F76009">
        <w:t xml:space="preserve"> based on </w:t>
      </w:r>
      <w:r w:rsidR="00B775C1">
        <w:t xml:space="preserve">the </w:t>
      </w:r>
      <w:r w:rsidR="00AC4069">
        <w:t>crystallite size features</w:t>
      </w:r>
      <w:r w:rsidR="00F76009">
        <w:t xml:space="preserve"> </w:t>
      </w:r>
      <w:r w:rsidR="00F76009" w:rsidRPr="00F76009">
        <w:rPr>
          <w:i/>
        </w:rPr>
        <w:t>L</w:t>
      </w:r>
      <w:r w:rsidR="00F76009" w:rsidRPr="00F76009">
        <w:rPr>
          <w:i/>
          <w:vertAlign w:val="subscript"/>
        </w:rPr>
        <w:t>a</w:t>
      </w:r>
      <w:r w:rsidR="00F76009">
        <w:t xml:space="preserve"> and </w:t>
      </w:r>
      <w:r w:rsidR="00F76009" w:rsidRPr="00F76009">
        <w:rPr>
          <w:i/>
        </w:rPr>
        <w:t>L</w:t>
      </w:r>
      <w:r w:rsidR="00F76009" w:rsidRPr="00F76009">
        <w:rPr>
          <w:i/>
          <w:vertAlign w:val="subscript"/>
        </w:rPr>
        <w:t>c</w:t>
      </w:r>
      <w:r w:rsidR="008A5CCF">
        <w:t>,</w:t>
      </w:r>
      <w:r w:rsidR="00327788">
        <w:t xml:space="preserve"> related to</w:t>
      </w:r>
      <w:r w:rsidR="00876ED4">
        <w:t xml:space="preserve"> the small in-lane correlation length and stack thickness</w:t>
      </w:r>
      <w:r w:rsidR="005B5DA6" w:rsidRPr="00467570">
        <w:t>. Hence, the highe</w:t>
      </w:r>
      <w:r w:rsidR="00370AA0" w:rsidRPr="00467570">
        <w:t>r the D to G ratio, the lower</w:t>
      </w:r>
      <w:r w:rsidR="005B5DA6" w:rsidRPr="00467570">
        <w:t xml:space="preserve"> </w:t>
      </w:r>
      <w:r w:rsidR="00370AA0" w:rsidRPr="00467570">
        <w:t xml:space="preserve">the </w:t>
      </w:r>
      <w:r w:rsidR="005B5DA6" w:rsidRPr="00467570">
        <w:t>alignment of graph</w:t>
      </w:r>
      <w:r w:rsidR="00101155">
        <w:t>enic</w:t>
      </w:r>
      <w:r w:rsidR="005B5DA6" w:rsidRPr="00467570">
        <w:t xml:space="preserve"> planes</w:t>
      </w:r>
      <w:r w:rsidR="00370AA0" w:rsidRPr="00467570">
        <w:t xml:space="preserve"> is,</w:t>
      </w:r>
      <w:r w:rsidR="005B5DA6" w:rsidRPr="00467570">
        <w:t xml:space="preserve"> thereby lower</w:t>
      </w:r>
      <w:r w:rsidR="00370AA0" w:rsidRPr="00467570">
        <w:t>ing the</w:t>
      </w:r>
      <w:r w:rsidR="005B5DA6" w:rsidRPr="00467570">
        <w:t xml:space="preserve"> degree of graphitization in the carbon structure </w:t>
      </w:r>
      <w:r w:rsidR="005B5DA6" w:rsidRPr="00467570">
        <w:fldChar w:fldCharType="begin" w:fldLock="1"/>
      </w:r>
      <w:r w:rsidR="002B101A">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Pyrolysis","id":"ITEM-1","issue":"April","issued":{"date-parts":[["2017","5"]]},"page":"91-99","publisher":"Elsevier","title":"High temperature SU-8 pyrolysis for fabrication of carbon electrodes","type":"article-journal","volume":"125"},"uris":["http://www.mendeley.com/documents/?uuid=eeeea328-6640-43fc-bb1b-387efed47543"]}],"mendeley":{"formattedCitation":"[25]","plainTextFormattedCitation":"[25]","previouslyFormattedCitation":"[25]"},"properties":{"noteIndex":0},"schema":"https://github.com/citation-style-language/schema/raw/master/csl-citation.json"}</w:instrText>
      </w:r>
      <w:r w:rsidR="005B5DA6" w:rsidRPr="00467570">
        <w:fldChar w:fldCharType="separate"/>
      </w:r>
      <w:r w:rsidR="002B101A" w:rsidRPr="002B101A">
        <w:rPr>
          <w:noProof/>
        </w:rPr>
        <w:t>[25]</w:t>
      </w:r>
      <w:r w:rsidR="005B5DA6" w:rsidRPr="00467570">
        <w:fldChar w:fldCharType="end"/>
      </w:r>
      <w:r w:rsidR="005B5DA6" w:rsidRPr="00467570">
        <w:t xml:space="preserve">. As it can be seen in Figure </w:t>
      </w:r>
      <w:r w:rsidR="00596F01">
        <w:t>5</w:t>
      </w:r>
      <w:r w:rsidR="005B5DA6" w:rsidRPr="00467570">
        <w:t>, the intensity of the peaks is the same</w:t>
      </w:r>
      <w:r w:rsidR="003E1CB3">
        <w:t xml:space="preserve"> for both </w:t>
      </w:r>
      <w:r w:rsidR="00317B5C">
        <w:t>groups of samples</w:t>
      </w:r>
      <w:r w:rsidR="005B5DA6" w:rsidRPr="00467570">
        <w:t>, yielding a</w:t>
      </w:r>
      <w:r w:rsidR="001B15D9" w:rsidRPr="00467570">
        <w:t>n</w:t>
      </w:r>
      <w:r w:rsidR="005B5DA6" w:rsidRPr="00467570">
        <w:t xml:space="preserve"> I</w:t>
      </w:r>
      <w:r w:rsidR="005B5DA6" w:rsidRPr="00467570">
        <w:rPr>
          <w:vertAlign w:val="subscript"/>
        </w:rPr>
        <w:t>D</w:t>
      </w:r>
      <w:r w:rsidR="005B5DA6" w:rsidRPr="00467570">
        <w:t>/I</w:t>
      </w:r>
      <w:r w:rsidR="005B5DA6" w:rsidRPr="00467570">
        <w:rPr>
          <w:vertAlign w:val="subscript"/>
        </w:rPr>
        <w:t>G</w:t>
      </w:r>
      <w:r w:rsidR="005B5DA6" w:rsidRPr="00467570">
        <w:t xml:space="preserve"> ratio</w:t>
      </w:r>
      <w:r w:rsidR="00317B5C">
        <w:t xml:space="preserve"> of</w:t>
      </w:r>
      <w:r w:rsidR="005B5DA6" w:rsidRPr="00467570">
        <w:t xml:space="preserve"> 1</w:t>
      </w:r>
      <w:r w:rsidR="00317B5C">
        <w:t>.02</w:t>
      </w:r>
      <w:r w:rsidR="007E29D5">
        <w:t xml:space="preserve"> (Table 1)</w:t>
      </w:r>
      <w:r w:rsidR="005B5DA6" w:rsidRPr="00467570">
        <w:t>, coinciding with the graphite crystallite size and the degree of disorder obtained previously f</w:t>
      </w:r>
      <w:r w:rsidR="005E6D91">
        <w:t xml:space="preserve">rom the pyrolysis of </w:t>
      </w:r>
      <w:r w:rsidR="00185054">
        <w:t>phenol-formaldehyde and furan polymers</w:t>
      </w:r>
      <w:r w:rsidR="00D13720">
        <w:t xml:space="preserve">, as well as </w:t>
      </w:r>
      <w:r w:rsidR="005E6D91">
        <w:t xml:space="preserve">for </w:t>
      </w:r>
      <w:r w:rsidR="00D13720">
        <w:t>some bulk manufactured glass carbon materials (Table 1)</w:t>
      </w:r>
      <w:r w:rsidR="005B5DA6" w:rsidRPr="00467570">
        <w:t>.</w:t>
      </w:r>
      <w:r w:rsidR="005E6D91">
        <w:t xml:space="preserve"> The areas of both the D and G bands remain constant for both groups of samples, supporting </w:t>
      </w:r>
      <w:r w:rsidR="00AF52BF">
        <w:t xml:space="preserve">the absence of </w:t>
      </w:r>
      <w:r w:rsidR="00A963A2">
        <w:t>an effect of the mechanical pretreatment</w:t>
      </w:r>
      <w:r w:rsidR="005E6D91">
        <w:t>.</w:t>
      </w:r>
      <w:r w:rsidR="005B5DA6" w:rsidRPr="00467570">
        <w:t xml:space="preserve"> In comparison, compressive stress treatment of polyacrylonitrile with carbon nanotubes as templating agents yielded a</w:t>
      </w:r>
      <w:r w:rsidR="001B15D9" w:rsidRPr="00467570">
        <w:t>n</w:t>
      </w:r>
      <w:r w:rsidR="005B5DA6" w:rsidRPr="00467570">
        <w:t xml:space="preserve"> I</w:t>
      </w:r>
      <w:r w:rsidR="005B5DA6" w:rsidRPr="00467570">
        <w:rPr>
          <w:vertAlign w:val="subscript"/>
        </w:rPr>
        <w:t>D</w:t>
      </w:r>
      <w:r w:rsidR="005B5DA6" w:rsidRPr="00467570">
        <w:t>/I</w:t>
      </w:r>
      <w:r w:rsidR="005B5DA6" w:rsidRPr="00467570">
        <w:rPr>
          <w:vertAlign w:val="subscript"/>
        </w:rPr>
        <w:t>G</w:t>
      </w:r>
      <w:r w:rsidR="005B5DA6" w:rsidRPr="00467570">
        <w:t xml:space="preserve"> ratio of 0.69 [17]</w:t>
      </w:r>
      <w:r w:rsidR="00A27B8E">
        <w:t xml:space="preserve">, where a </w:t>
      </w:r>
      <w:r w:rsidR="00185054">
        <w:t>decreasing</w:t>
      </w:r>
      <w:r w:rsidR="00A27B8E">
        <w:t xml:space="preserve"> trend was observed from 1.26 to 0.69 as the material became more graphitic.</w:t>
      </w:r>
      <w:r w:rsidR="005B5DA6" w:rsidRPr="00467570">
        <w:t xml:space="preserve"> </w:t>
      </w:r>
      <w:r w:rsidR="00A27B8E">
        <w:t>In our case</w:t>
      </w:r>
      <w:r w:rsidR="005B5DA6" w:rsidRPr="00467570">
        <w:t xml:space="preserve">, we observe that the mechanical </w:t>
      </w:r>
      <w:r w:rsidR="00B3348F">
        <w:t>compression</w:t>
      </w:r>
      <w:r w:rsidR="005B5DA6" w:rsidRPr="00467570">
        <w:t xml:space="preserve"> </w:t>
      </w:r>
      <w:r w:rsidR="00B3348F">
        <w:t>pre</w:t>
      </w:r>
      <w:r w:rsidR="005B5DA6" w:rsidRPr="00467570">
        <w:t xml:space="preserve">treatment does not appear to have a significant effect on the microstructure of the </w:t>
      </w:r>
      <w:r w:rsidR="007112A3">
        <w:t>BPNE-derived carbon material in millimetric samples</w:t>
      </w:r>
      <w:r w:rsidR="00A27B8E">
        <w:t>.</w:t>
      </w:r>
      <w:r w:rsidR="00817724" w:rsidRPr="00467570">
        <w:t xml:space="preserve"> </w:t>
      </w:r>
      <w:r w:rsidR="00577181" w:rsidRPr="001D652B">
        <w:t>This unexpected result</w:t>
      </w:r>
      <w:r w:rsidR="00817724" w:rsidRPr="001D652B">
        <w:t xml:space="preserve"> may be related to </w:t>
      </w:r>
      <w:r w:rsidR="0092203C" w:rsidRPr="001D652B">
        <w:t xml:space="preserve">the molecular structure of the Novolac epoxy resin, where the oxygen atoms within the network </w:t>
      </w:r>
      <w:r w:rsidR="001D652B" w:rsidRPr="001D652B">
        <w:t>may be expected to</w:t>
      </w:r>
      <w:r w:rsidR="0092203C" w:rsidRPr="001D652B">
        <w:t xml:space="preserve"> cleave during pyrolysis into oxide radicals and byproducts</w:t>
      </w:r>
      <w:r w:rsidR="005859DF">
        <w:t>. Cleavage a</w:t>
      </w:r>
      <w:r w:rsidR="003407C9">
        <w:t>t</w:t>
      </w:r>
      <w:r w:rsidR="005859DF">
        <w:t xml:space="preserve"> th</w:t>
      </w:r>
      <w:r w:rsidR="003407C9">
        <w:t>e</w:t>
      </w:r>
      <w:r w:rsidR="005859DF">
        <w:t>s</w:t>
      </w:r>
      <w:r w:rsidR="003407C9">
        <w:t>e</w:t>
      </w:r>
      <w:r w:rsidR="005859DF">
        <w:t xml:space="preserve"> sites could be expected to</w:t>
      </w:r>
      <w:r w:rsidR="001D652B" w:rsidRPr="001D652B">
        <w:t xml:space="preserve"> </w:t>
      </w:r>
      <w:r w:rsidR="005859DF">
        <w:t>enhance the</w:t>
      </w:r>
      <w:r w:rsidR="001D652B" w:rsidRPr="001D652B">
        <w:t xml:space="preserve"> </w:t>
      </w:r>
      <w:r w:rsidR="005859DF">
        <w:t xml:space="preserve">viscoelasticity and </w:t>
      </w:r>
      <w:r w:rsidR="001D652B" w:rsidRPr="001D652B">
        <w:t xml:space="preserve">mobility of the </w:t>
      </w:r>
      <w:r w:rsidR="004D3838">
        <w:t>percolated</w:t>
      </w:r>
      <w:r w:rsidR="001D652B" w:rsidRPr="001D652B">
        <w:t xml:space="preserve"> network during pyrolysis</w:t>
      </w:r>
      <w:r w:rsidR="005068C8">
        <w:t>,</w:t>
      </w:r>
      <w:r w:rsidR="001D652B" w:rsidRPr="001D652B">
        <w:t xml:space="preserve"> </w:t>
      </w:r>
      <w:r w:rsidR="005068C8">
        <w:t>precluding</w:t>
      </w:r>
      <w:r w:rsidR="001D652B" w:rsidRPr="001D652B">
        <w:t xml:space="preserve"> </w:t>
      </w:r>
      <w:r w:rsidR="005068C8">
        <w:t>the effect</w:t>
      </w:r>
      <w:r w:rsidR="005859DF">
        <w:t xml:space="preserve"> </w:t>
      </w:r>
      <w:r w:rsidR="005068C8">
        <w:t xml:space="preserve">of enhanced </w:t>
      </w:r>
      <w:r w:rsidR="005859DF">
        <w:t>polymer</w:t>
      </w:r>
      <w:r w:rsidR="001D652B" w:rsidRPr="001D652B">
        <w:t xml:space="preserve"> crystallinity</w:t>
      </w:r>
      <w:r w:rsidR="005068C8">
        <w:t xml:space="preserve"> on the final carbon microstructure</w:t>
      </w:r>
      <w:r w:rsidR="0092203C" w:rsidRPr="001D652B">
        <w:t xml:space="preserve">. </w:t>
      </w:r>
    </w:p>
    <w:p w14:paraId="62135C66" w14:textId="517A9613" w:rsidR="005B5DA6" w:rsidRPr="00467570" w:rsidRDefault="003B07A5" w:rsidP="00817683">
      <w:pPr>
        <w:pStyle w:val="Els-body-text"/>
        <w:spacing w:after="240"/>
      </w:pPr>
      <w:r>
        <w:t xml:space="preserve">To </w:t>
      </w:r>
      <w:r w:rsidR="002632BA">
        <w:t>corroborate the previous finding,</w:t>
      </w:r>
      <w:r w:rsidR="00FE5584">
        <w:t xml:space="preserve"> in search for any evidence of </w:t>
      </w:r>
      <w:r w:rsidR="002632BA">
        <w:t>micro</w:t>
      </w:r>
      <w:r w:rsidR="00FE5584">
        <w:t>structur</w:t>
      </w:r>
      <w:r w:rsidR="002632BA">
        <w:t>al variations</w:t>
      </w:r>
      <w:r w:rsidR="00FE5584">
        <w:t xml:space="preserve">, we looked into the 2D maps of the Raman analysis for topological nuances in the intensity of </w:t>
      </w:r>
      <w:r w:rsidR="00D23C8D">
        <w:t>the D and G</w:t>
      </w:r>
      <w:r w:rsidR="00FE5584">
        <w:t xml:space="preserve"> bands</w:t>
      </w:r>
      <w:r w:rsidR="00D23C8D">
        <w:t xml:space="preserve"> discussed above</w:t>
      </w:r>
      <w:r w:rsidR="00FE5584">
        <w:t xml:space="preserve">. As can be observed in Figure 5, the </w:t>
      </w:r>
      <w:r w:rsidR="005B5DA6" w:rsidRPr="00467570">
        <w:t xml:space="preserve">pyrolyzed BPNE-derived sheets with and without compression </w:t>
      </w:r>
      <w:r w:rsidR="00FE5584">
        <w:t>resulted in very similar 2D contour maps</w:t>
      </w:r>
      <w:r w:rsidR="005B5DA6" w:rsidRPr="00467570">
        <w:t xml:space="preserve">. We observed that in both cases the surface appears to be highly uniform. These results suggest that </w:t>
      </w:r>
      <w:r w:rsidR="005B5DA6" w:rsidRPr="00467570">
        <w:lastRenderedPageBreak/>
        <w:t>there is a</w:t>
      </w:r>
      <w:r w:rsidR="007513B0">
        <w:t xml:space="preserve">n invariant </w:t>
      </w:r>
      <w:r w:rsidR="00FE5584">
        <w:t xml:space="preserve">degree of </w:t>
      </w:r>
      <w:r w:rsidR="005B5DA6" w:rsidRPr="00467570">
        <w:t xml:space="preserve">graphitization </w:t>
      </w:r>
      <w:r w:rsidR="00FE5584">
        <w:t xml:space="preserve">and </w:t>
      </w:r>
      <w:r w:rsidR="005B5DA6" w:rsidRPr="00467570">
        <w:t xml:space="preserve">microstructure </w:t>
      </w:r>
      <w:r w:rsidR="007513B0">
        <w:t>at</w:t>
      </w:r>
      <w:r w:rsidR="005B5DA6" w:rsidRPr="00467570">
        <w:t xml:space="preserve"> </w:t>
      </w:r>
      <w:r w:rsidR="00FE5584">
        <w:t xml:space="preserve">the surface of </w:t>
      </w:r>
      <w:r w:rsidR="005B5DA6" w:rsidRPr="00467570">
        <w:t xml:space="preserve">both </w:t>
      </w:r>
      <w:r w:rsidR="00FE5584">
        <w:t>groups of samples,</w:t>
      </w:r>
      <w:r w:rsidR="005B5DA6" w:rsidRPr="00467570">
        <w:t xml:space="preserve"> and that the surface is smooth at least microscopically in the area analyzed on the </w:t>
      </w:r>
      <w:r w:rsidR="00A45A71">
        <w:t xml:space="preserve">surface of the </w:t>
      </w:r>
      <w:r w:rsidR="005B5DA6" w:rsidRPr="00467570">
        <w:t xml:space="preserve">pyrolyzed sheets. These observations agree with the </w:t>
      </w:r>
      <w:r w:rsidR="00A45A71">
        <w:t>results obtained for the</w:t>
      </w:r>
      <w:r w:rsidR="005B5DA6" w:rsidRPr="00467570">
        <w:t xml:space="preserve"> </w:t>
      </w:r>
      <w:r w:rsidR="00A45A71">
        <w:t>resistivity</w:t>
      </w:r>
      <w:r w:rsidR="00E36861">
        <w:t>,</w:t>
      </w:r>
      <w:r w:rsidR="007B6729" w:rsidRPr="00467570">
        <w:t xml:space="preserve"> and appear to </w:t>
      </w:r>
      <w:r w:rsidR="00C54900" w:rsidRPr="00467570">
        <w:t>further indica</w:t>
      </w:r>
      <w:r w:rsidR="00E36861">
        <w:t>te</w:t>
      </w:r>
      <w:r w:rsidR="007B6729" w:rsidRPr="00467570">
        <w:t xml:space="preserve"> that indeed higher temperatures and mechanical loads may be required to induce </w:t>
      </w:r>
      <w:r w:rsidR="00C54900" w:rsidRPr="00467570">
        <w:t>a higher degree of</w:t>
      </w:r>
      <w:r w:rsidR="007B6729" w:rsidRPr="00467570">
        <w:t xml:space="preserve"> alignment of the phenolic segments within the material before crosslinking</w:t>
      </w:r>
      <w:r w:rsidR="00C54900" w:rsidRPr="00467570">
        <w:t xml:space="preserve"> </w:t>
      </w:r>
      <w:r w:rsidR="00CD75E1">
        <w:t>to promote an increase in the</w:t>
      </w:r>
      <w:r w:rsidR="00C54900" w:rsidRPr="00467570">
        <w:t xml:space="preserve"> degree of graphitization</w:t>
      </w:r>
      <w:r w:rsidR="00CD75E1">
        <w:t xml:space="preserve"> of</w:t>
      </w:r>
      <w:r w:rsidR="00C54900" w:rsidRPr="00467570">
        <w:t xml:space="preserve"> the carbon material</w:t>
      </w:r>
      <w:r w:rsidR="005B5DA6" w:rsidRPr="00467570">
        <w:t>.</w:t>
      </w:r>
    </w:p>
    <w:p w14:paraId="1E7D7A0E" w14:textId="7D8E8F42" w:rsidR="00015080" w:rsidRPr="00467570" w:rsidRDefault="000E4C49" w:rsidP="00381A18">
      <w:pPr>
        <w:pStyle w:val="Els-body-text"/>
        <w:spacing w:line="240" w:lineRule="auto"/>
        <w:rPr>
          <w:noProof/>
        </w:rPr>
      </w:pPr>
      <w:r>
        <w:rPr>
          <w:noProof/>
        </w:rPr>
        <w:drawing>
          <wp:inline distT="0" distB="0" distL="0" distR="0" wp14:anchorId="611AD47B" wp14:editId="57DE0D91">
            <wp:extent cx="5567151" cy="41551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png"/>
                    <pic:cNvPicPr/>
                  </pic:nvPicPr>
                  <pic:blipFill>
                    <a:blip r:embed="rId14">
                      <a:extLst>
                        <a:ext uri="{28A0092B-C50C-407E-A947-70E740481C1C}">
                          <a14:useLocalDpi xmlns:a14="http://schemas.microsoft.com/office/drawing/2010/main" val="0"/>
                        </a:ext>
                      </a:extLst>
                    </a:blip>
                    <a:stretch>
                      <a:fillRect/>
                    </a:stretch>
                  </pic:blipFill>
                  <pic:spPr>
                    <a:xfrm>
                      <a:off x="0" y="0"/>
                      <a:ext cx="5577405" cy="4162795"/>
                    </a:xfrm>
                    <a:prstGeom prst="rect">
                      <a:avLst/>
                    </a:prstGeom>
                  </pic:spPr>
                </pic:pic>
              </a:graphicData>
            </a:graphic>
          </wp:inline>
        </w:drawing>
      </w:r>
    </w:p>
    <w:p w14:paraId="38497155" w14:textId="0516AABC" w:rsidR="005B5DA6" w:rsidRPr="00467570" w:rsidRDefault="00C808E3" w:rsidP="00796B21">
      <w:pPr>
        <w:pStyle w:val="Els-caption"/>
        <w:jc w:val="center"/>
      </w:pPr>
      <w:r w:rsidRPr="00467570">
        <w:t xml:space="preserve">Figure </w:t>
      </w:r>
      <w:r w:rsidR="00AD3021">
        <w:t>5</w:t>
      </w:r>
      <w:r w:rsidRPr="00467570">
        <w:t>.</w:t>
      </w:r>
      <w:r w:rsidR="005B5DA6" w:rsidRPr="00467570">
        <w:t xml:space="preserve"> </w:t>
      </w:r>
      <w:r w:rsidR="00583A89">
        <w:t xml:space="preserve">Raman </w:t>
      </w:r>
      <w:r w:rsidR="00D34344">
        <w:t xml:space="preserve">spectrographs </w:t>
      </w:r>
      <w:r w:rsidR="005B5DA6" w:rsidRPr="00467570">
        <w:t>of pyrolyzed Bis-phenol A Novolac Epoxy sheets a) without and b) with compression before pyrolysis. 2D Raman analysis of the pyrolyzed films c) without compression and d) with compression.</w:t>
      </w:r>
    </w:p>
    <w:p w14:paraId="581A9447" w14:textId="25436CCA" w:rsidR="001129C3" w:rsidRPr="00467570" w:rsidRDefault="005B5DA6" w:rsidP="00251CE1">
      <w:pPr>
        <w:pStyle w:val="Els-body-text"/>
        <w:spacing w:after="240"/>
      </w:pPr>
      <w:r w:rsidRPr="00467570">
        <w:t xml:space="preserve">In order to obtain </w:t>
      </w:r>
      <w:r w:rsidR="003E5BB5">
        <w:t>a final</w:t>
      </w:r>
      <w:r w:rsidRPr="00467570">
        <w:t xml:space="preserve"> confirmation for the lack of correlation between</w:t>
      </w:r>
      <w:r w:rsidR="007F5C8E">
        <w:t xml:space="preserve"> the</w:t>
      </w:r>
      <w:r w:rsidRPr="00467570">
        <w:t xml:space="preserve"> compression</w:t>
      </w:r>
      <w:r w:rsidR="007F5C8E">
        <w:t xml:space="preserve"> pretreatment</w:t>
      </w:r>
      <w:r w:rsidRPr="00467570">
        <w:t xml:space="preserve"> and the </w:t>
      </w:r>
      <w:r w:rsidR="007F5C8E">
        <w:t>microstructure of BPNE-derived carbon material,</w:t>
      </w:r>
      <w:r w:rsidRPr="00467570">
        <w:t xml:space="preserve"> we employed X-</w:t>
      </w:r>
      <w:r w:rsidR="008A2ABD">
        <w:t>r</w:t>
      </w:r>
      <w:r w:rsidRPr="00467570">
        <w:t xml:space="preserve">ay diffraction (XRD) spectroscopy to discern if there </w:t>
      </w:r>
      <w:r w:rsidR="00E82AA6">
        <w:t>are</w:t>
      </w:r>
      <w:r w:rsidRPr="00467570">
        <w:t xml:space="preserve"> any variations present between the two </w:t>
      </w:r>
      <w:r w:rsidR="00E82AA6">
        <w:t>groups</w:t>
      </w:r>
      <w:r w:rsidRPr="00467570">
        <w:t xml:space="preserve"> of samples, in terms of </w:t>
      </w:r>
      <w:r w:rsidR="00B27663" w:rsidRPr="00467570">
        <w:t xml:space="preserve">their </w:t>
      </w:r>
      <w:r w:rsidR="007F5C8E">
        <w:t xml:space="preserve">relative degree of </w:t>
      </w:r>
      <w:r w:rsidRPr="00467570">
        <w:t xml:space="preserve">crystallinity. Two broad diffraction peaks can be observed in both </w:t>
      </w:r>
      <w:r w:rsidR="007F5C8E">
        <w:t>groups of</w:t>
      </w:r>
      <w:r w:rsidRPr="00467570">
        <w:t xml:space="preserve"> samples</w:t>
      </w:r>
      <w:r w:rsidR="007F5C8E">
        <w:t xml:space="preserve"> with and without compression of the uncured BPNE resin</w:t>
      </w:r>
      <w:r w:rsidR="00B40EA3">
        <w:t xml:space="preserve"> (Figure 6)</w:t>
      </w:r>
      <w:r w:rsidRPr="00467570">
        <w:t>. The broad bands at 22° and 55</w:t>
      </w:r>
      <w:r w:rsidR="007F5C8E" w:rsidRPr="00467570">
        <w:t>°</w:t>
      </w:r>
      <w:r w:rsidRPr="00467570">
        <w:t xml:space="preserve"> are related to </w:t>
      </w:r>
      <w:r w:rsidR="007F5C8E">
        <w:t xml:space="preserve">the </w:t>
      </w:r>
      <w:r w:rsidRPr="00467570">
        <w:t>(002) plane and</w:t>
      </w:r>
      <w:r w:rsidR="007F5C8E">
        <w:t xml:space="preserve"> the</w:t>
      </w:r>
      <w:r w:rsidRPr="00467570">
        <w:t xml:space="preserve"> (100) plane respectively </w:t>
      </w:r>
      <w:r w:rsidRPr="00467570">
        <w:fldChar w:fldCharType="begin" w:fldLock="1"/>
      </w:r>
      <w:r w:rsidR="002B101A">
        <w:instrText>ADDIN CSL_CITATION {"citationItems":[{"id":"ITEM-1","itemData":{"DOI":"10.1149/08501.0021ecst","ISSN":"1938-6737","author":[{"dropping-particle":"","family":"Mamidi","given":"Suresh","non-dropping-particle":"","parse-names":false,"suffix":""},{"dropping-particle":"","family":"Kakunuri","given":"Manohar","non-dropping-particle":"","parse-names":false,"suffix":""},{"dropping-particle":"","family":"Sharma","given":"Chandra Shekhar","non-dropping-particle":"","parse-names":false,"suffix":""}],"container-title":"ECS Transactions","id":"ITEM-1","issue":"1","issued":{"date-parts":[["2018","4"]]},"page":"21-27","title":"Fabrication of SU-8 Derived Three-Dimensional Carbon Microelectrodes as High Capacity Anodes for Lithium-Ion Batteries","type":"article-journal","volume":"85"},"uris":["http://www.mendeley.com/documents/?uuid=a6247c11-c74e-441b-8e7f-0bb9c5a50a48"]}],"mendeley":{"formattedCitation":"[26]","plainTextFormattedCitation":"[26]","previouslyFormattedCitation":"[26]"},"properties":{"noteIndex":0},"schema":"https://github.com/citation-style-language/schema/raw/master/csl-citation.json"}</w:instrText>
      </w:r>
      <w:r w:rsidRPr="00467570">
        <w:fldChar w:fldCharType="separate"/>
      </w:r>
      <w:r w:rsidR="002B101A" w:rsidRPr="002B101A">
        <w:rPr>
          <w:noProof/>
        </w:rPr>
        <w:t>[26]</w:t>
      </w:r>
      <w:r w:rsidRPr="00467570">
        <w:fldChar w:fldCharType="end"/>
      </w:r>
      <w:r w:rsidRPr="00467570">
        <w:t xml:space="preserve">. </w:t>
      </w:r>
      <w:r w:rsidRPr="00BC0E4F">
        <w:t>The broadness of these peaks appears to</w:t>
      </w:r>
      <w:r w:rsidR="006A69CE" w:rsidRPr="00BC0E4F">
        <w:t xml:space="preserve"> be</w:t>
      </w:r>
      <w:r w:rsidRPr="00BC0E4F">
        <w:t xml:space="preserve"> </w:t>
      </w:r>
      <w:r w:rsidR="007F5C8E" w:rsidRPr="00BC0E4F">
        <w:t>indicat</w:t>
      </w:r>
      <w:r w:rsidR="006A69CE" w:rsidRPr="00BC0E4F">
        <w:t>ive</w:t>
      </w:r>
      <w:r w:rsidR="007F5C8E" w:rsidRPr="00BC0E4F">
        <w:t xml:space="preserve"> </w:t>
      </w:r>
      <w:r w:rsidR="006A69CE" w:rsidRPr="00BC0E4F">
        <w:t xml:space="preserve">of </w:t>
      </w:r>
      <w:r w:rsidR="007F5C8E" w:rsidRPr="00BC0E4F">
        <w:t>a low degree of</w:t>
      </w:r>
      <w:r w:rsidRPr="00BC0E4F">
        <w:t xml:space="preserve"> stacking of </w:t>
      </w:r>
      <w:r w:rsidR="007060BB" w:rsidRPr="00BC0E4F">
        <w:t xml:space="preserve">the </w:t>
      </w:r>
      <w:r w:rsidRPr="00BC0E4F">
        <w:t xml:space="preserve">graphene </w:t>
      </w:r>
      <w:r w:rsidR="00912FF4" w:rsidRPr="00BC0E4F">
        <w:t>crystallites</w:t>
      </w:r>
      <w:r w:rsidRPr="00BC0E4F">
        <w:t xml:space="preserve"> in </w:t>
      </w:r>
      <w:r w:rsidR="007060BB" w:rsidRPr="00BC0E4F">
        <w:t xml:space="preserve">the </w:t>
      </w:r>
      <w:r w:rsidRPr="00BC0E4F">
        <w:t>(002) and (100) plane</w:t>
      </w:r>
      <w:r w:rsidR="007060BB" w:rsidRPr="00BC0E4F">
        <w:t>s</w:t>
      </w:r>
      <w:r w:rsidR="00E82AA6" w:rsidRPr="00BC0E4F">
        <w:t>,</w:t>
      </w:r>
      <w:r w:rsidR="006960AC" w:rsidRPr="00BC0E4F">
        <w:t xml:space="preserve"> for the interlayer spacing and crystallite size,</w:t>
      </w:r>
      <w:r w:rsidR="00E82AA6" w:rsidRPr="00BC0E4F">
        <w:t xml:space="preserve"> as seen typically for non-graphitizing polymers</w:t>
      </w:r>
      <w:r w:rsidRPr="00BC0E4F">
        <w:t>.</w:t>
      </w:r>
      <w:r w:rsidRPr="00467570">
        <w:t xml:space="preserve"> Th</w:t>
      </w:r>
      <w:r w:rsidR="006A69CE">
        <w:t xml:space="preserve">ese spectra </w:t>
      </w:r>
      <w:r w:rsidR="003110A7">
        <w:t>appear to agree</w:t>
      </w:r>
      <w:r w:rsidR="006A69CE">
        <w:t xml:space="preserve"> with</w:t>
      </w:r>
      <w:r w:rsidR="00507AE9" w:rsidRPr="00467570">
        <w:t xml:space="preserve"> XRD spectra of similar glass-like </w:t>
      </w:r>
      <w:r w:rsidRPr="00467570">
        <w:t>carbon materials, where the mesoscale structure resembles that of semi-crystalline organic polymer networks. Most importantly, we observe no noticeable differences between the XRD spectra for the BPNE-derived sheets with and without</w:t>
      </w:r>
      <w:r w:rsidR="00A66105" w:rsidRPr="00467570">
        <w:t xml:space="preserve"> the</w:t>
      </w:r>
      <w:r w:rsidRPr="00467570">
        <w:t xml:space="preserve"> compression</w:t>
      </w:r>
      <w:r w:rsidR="00A66105" w:rsidRPr="00467570">
        <w:t xml:space="preserve"> pretreatment</w:t>
      </w:r>
      <w:r w:rsidRPr="00467570">
        <w:t xml:space="preserve">. Thus, we can establish that this third evidence </w:t>
      </w:r>
      <w:r w:rsidR="00B4226D">
        <w:t>corroborates</w:t>
      </w:r>
      <w:r w:rsidRPr="00467570">
        <w:t xml:space="preserve"> the lack of </w:t>
      </w:r>
      <w:r w:rsidR="005E10FF">
        <w:t>variations in the microstructure</w:t>
      </w:r>
      <w:r w:rsidRPr="00467570">
        <w:t xml:space="preserve"> </w:t>
      </w:r>
      <w:r w:rsidR="00D4770A">
        <w:t xml:space="preserve">of the carbon material </w:t>
      </w:r>
      <w:r w:rsidR="005E10FF">
        <w:t>after</w:t>
      </w:r>
      <w:r w:rsidRPr="00467570">
        <w:t xml:space="preserve"> </w:t>
      </w:r>
      <w:r w:rsidR="005E10FF">
        <w:t>applying the compression pretreatment</w:t>
      </w:r>
      <w:r w:rsidR="00B4226D">
        <w:t xml:space="preserve"> </w:t>
      </w:r>
      <w:r w:rsidR="005E10FF">
        <w:t>to</w:t>
      </w:r>
      <w:r w:rsidRPr="00467570">
        <w:t xml:space="preserve"> the </w:t>
      </w:r>
      <w:r w:rsidR="00127E06" w:rsidRPr="00467570">
        <w:t>uncured BPNE</w:t>
      </w:r>
      <w:r w:rsidR="005E10FF">
        <w:t xml:space="preserve"> millimetric</w:t>
      </w:r>
      <w:r w:rsidR="00127E06" w:rsidRPr="00467570">
        <w:t xml:space="preserve"> sheets</w:t>
      </w:r>
      <w:r w:rsidR="005E10FF">
        <w:t xml:space="preserve"> at 90˚ C</w:t>
      </w:r>
      <w:r w:rsidRPr="00467570">
        <w:t>.</w:t>
      </w:r>
      <w:r w:rsidR="005E10FF">
        <w:t xml:space="preserve"> </w:t>
      </w:r>
      <w:r w:rsidR="00531E37">
        <w:t>This result further supports the idea th</w:t>
      </w:r>
      <w:r w:rsidR="00A64369">
        <w:t>at</w:t>
      </w:r>
      <w:r w:rsidR="00531E37">
        <w:t xml:space="preserve"> </w:t>
      </w:r>
      <w:r w:rsidR="00A64369">
        <w:t>any variation in the</w:t>
      </w:r>
      <w:r w:rsidR="00531E37">
        <w:t xml:space="preserve"> crystallinity</w:t>
      </w:r>
      <w:r w:rsidR="00A64369">
        <w:t xml:space="preserve"> of the uncured BPNE sheets </w:t>
      </w:r>
      <w:r w:rsidR="00531E37">
        <w:t xml:space="preserve">that may </w:t>
      </w:r>
      <w:r w:rsidR="00A64369">
        <w:t xml:space="preserve">have </w:t>
      </w:r>
      <w:r w:rsidR="00531E37">
        <w:t>be</w:t>
      </w:r>
      <w:r w:rsidR="00A64369">
        <w:t>en</w:t>
      </w:r>
      <w:r w:rsidR="00531E37">
        <w:t xml:space="preserve"> </w:t>
      </w:r>
      <w:r w:rsidR="00A64369">
        <w:t>caused</w:t>
      </w:r>
      <w:r w:rsidR="00531E37">
        <w:t xml:space="preserve"> </w:t>
      </w:r>
      <w:r w:rsidR="00A64369">
        <w:t>by the mechanical compression</w:t>
      </w:r>
      <w:r w:rsidR="00531E37">
        <w:t xml:space="preserve"> </w:t>
      </w:r>
      <w:r w:rsidR="00A64369">
        <w:t>pre-</w:t>
      </w:r>
      <w:r w:rsidR="00531E37">
        <w:t xml:space="preserve">pyrolysis may </w:t>
      </w:r>
      <w:r w:rsidR="00A64369">
        <w:t>result ineffectual</w:t>
      </w:r>
      <w:r w:rsidR="00531E37">
        <w:t xml:space="preserve"> </w:t>
      </w:r>
      <w:r w:rsidR="00A64369">
        <w:t xml:space="preserve">to the </w:t>
      </w:r>
      <w:r w:rsidR="0012312D">
        <w:t xml:space="preserve">properties of the </w:t>
      </w:r>
      <w:r w:rsidR="00E3316C">
        <w:t>BPNE-derived</w:t>
      </w:r>
      <w:r w:rsidR="0012312D">
        <w:t xml:space="preserve"> </w:t>
      </w:r>
      <w:r w:rsidR="00531E37">
        <w:t>carbon</w:t>
      </w:r>
      <w:r w:rsidR="00A64369">
        <w:t>. The latter may be due</w:t>
      </w:r>
      <w:r w:rsidR="00531E37">
        <w:t xml:space="preserve"> to</w:t>
      </w:r>
      <w:r w:rsidR="00D91B29">
        <w:t xml:space="preserve"> the characteristic degree of mobility of BPNE-based samples</w:t>
      </w:r>
      <w:r w:rsidR="00A64369">
        <w:t xml:space="preserve"> during pyrolysis as evidenced by </w:t>
      </w:r>
      <w:r w:rsidR="00A90632">
        <w:t xml:space="preserve">the </w:t>
      </w:r>
      <w:r w:rsidR="009D4EFF">
        <w:t>shrinkage that is</w:t>
      </w:r>
      <w:r w:rsidR="00531E37">
        <w:t xml:space="preserve"> indicat</w:t>
      </w:r>
      <w:r w:rsidR="00A64369">
        <w:t>ive</w:t>
      </w:r>
      <w:r w:rsidR="00531E37">
        <w:t xml:space="preserve"> a substantial amount of reconfiguration</w:t>
      </w:r>
      <w:r w:rsidR="00A90632">
        <w:t xml:space="preserve"> of the carbonizing </w:t>
      </w:r>
      <w:r w:rsidR="009D4EFF">
        <w:t>crosslinked polymer</w:t>
      </w:r>
      <w:r w:rsidR="00531E37">
        <w:t>.</w:t>
      </w:r>
      <w:r w:rsidRPr="00467570">
        <w:t xml:space="preserve"> </w:t>
      </w:r>
    </w:p>
    <w:p w14:paraId="72B8DB7B" w14:textId="2E769038" w:rsidR="005B5DA6" w:rsidRPr="00467570" w:rsidRDefault="00682008" w:rsidP="00D11E74">
      <w:pPr>
        <w:pStyle w:val="Els-body-text"/>
        <w:spacing w:line="240" w:lineRule="auto"/>
        <w:jc w:val="center"/>
        <w:rPr>
          <w:noProof/>
        </w:rPr>
      </w:pPr>
      <w:r w:rsidRPr="00467570">
        <w:rPr>
          <w:noProof/>
        </w:rPr>
        <w:lastRenderedPageBreak/>
        <w:drawing>
          <wp:inline distT="0" distB="0" distL="0" distR="0" wp14:anchorId="1587838C" wp14:editId="7659CCC5">
            <wp:extent cx="3200400" cy="220425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204250"/>
                    </a:xfrm>
                    <a:prstGeom prst="rect">
                      <a:avLst/>
                    </a:prstGeom>
                  </pic:spPr>
                </pic:pic>
              </a:graphicData>
            </a:graphic>
          </wp:inline>
        </w:drawing>
      </w:r>
    </w:p>
    <w:p w14:paraId="212CA0B2" w14:textId="34C64146" w:rsidR="005B5DA6" w:rsidRPr="00467570" w:rsidRDefault="00C808E3" w:rsidP="00796B21">
      <w:pPr>
        <w:pStyle w:val="Els-caption"/>
        <w:jc w:val="center"/>
      </w:pPr>
      <w:r w:rsidRPr="00467570">
        <w:t xml:space="preserve">Figure </w:t>
      </w:r>
      <w:r w:rsidR="00AD3021">
        <w:t>6</w:t>
      </w:r>
      <w:r w:rsidRPr="00467570">
        <w:t>.</w:t>
      </w:r>
      <w:r w:rsidR="008B305A" w:rsidRPr="00467570">
        <w:t xml:space="preserve"> </w:t>
      </w:r>
      <w:r w:rsidR="00BB0D67" w:rsidRPr="00467570">
        <w:t>X-</w:t>
      </w:r>
      <w:r w:rsidR="008A2ABD">
        <w:t>r</w:t>
      </w:r>
      <w:r w:rsidR="00BB0D67" w:rsidRPr="00467570">
        <w:t>ay diffraction (XRD) patterns</w:t>
      </w:r>
      <w:r w:rsidR="00BB0D67">
        <w:t xml:space="preserve"> for</w:t>
      </w:r>
      <w:r w:rsidR="005B5DA6" w:rsidRPr="00467570">
        <w:t xml:space="preserve"> </w:t>
      </w:r>
      <w:r w:rsidR="00BB0D67">
        <w:t>millimetric</w:t>
      </w:r>
      <w:r w:rsidR="005B5DA6" w:rsidRPr="00467570">
        <w:t xml:space="preserve"> sheets</w:t>
      </w:r>
      <w:r w:rsidR="00BB0D67">
        <w:t xml:space="preserve"> of carbon derived from BPNE</w:t>
      </w:r>
      <w:r w:rsidR="005B5DA6" w:rsidRPr="00467570">
        <w:t xml:space="preserve"> a) without and b) with </w:t>
      </w:r>
      <w:r w:rsidR="00BB0D67">
        <w:t xml:space="preserve">the </w:t>
      </w:r>
      <w:r w:rsidR="005B5DA6" w:rsidRPr="00467570">
        <w:t xml:space="preserve">compression </w:t>
      </w:r>
      <w:r w:rsidR="00BB0D67">
        <w:t>pretreatment</w:t>
      </w:r>
      <w:r w:rsidR="005B5DA6" w:rsidRPr="00467570">
        <w:t>.</w:t>
      </w:r>
    </w:p>
    <w:p w14:paraId="466A5A61" w14:textId="3732ACBB" w:rsidR="00134099" w:rsidRDefault="005B5DA6" w:rsidP="00134099">
      <w:pPr>
        <w:pStyle w:val="Els-body-text"/>
        <w:spacing w:after="240"/>
      </w:pPr>
      <w:r w:rsidRPr="009261CC">
        <w:t xml:space="preserve">Although mechanical stresses </w:t>
      </w:r>
      <w:r w:rsidR="00E77004">
        <w:t>were</w:t>
      </w:r>
      <w:r w:rsidR="00095DB4">
        <w:t xml:space="preserve"> </w:t>
      </w:r>
      <w:r w:rsidRPr="009261CC">
        <w:t>employed</w:t>
      </w:r>
      <w:r w:rsidR="00095DB4">
        <w:t xml:space="preserve"> by others</w:t>
      </w:r>
      <w:r w:rsidRPr="009261CC">
        <w:t xml:space="preserve"> to</w:t>
      </w:r>
      <w:r w:rsidR="0076756C">
        <w:t xml:space="preserve"> successfully</w:t>
      </w:r>
      <w:r w:rsidRPr="009261CC">
        <w:t xml:space="preserve"> increase the </w:t>
      </w:r>
      <w:r w:rsidR="008F3F39" w:rsidRPr="009261CC">
        <w:t>degree of graphitization and electrical conductivity of carbon materials derived fro</w:t>
      </w:r>
      <w:r w:rsidR="003F692A">
        <w:t>m</w:t>
      </w:r>
      <w:r w:rsidR="005F71EE" w:rsidRPr="009261CC">
        <w:t xml:space="preserve"> macroscopic mats of</w:t>
      </w:r>
      <w:r w:rsidR="00F31AF2">
        <w:t xml:space="preserve"> PAN</w:t>
      </w:r>
      <w:r w:rsidR="005F71EE" w:rsidRPr="009261CC">
        <w:t xml:space="preserve"> fibers</w:t>
      </w:r>
      <w:r w:rsidR="00A920A1">
        <w:t xml:space="preserve"> </w:t>
      </w:r>
      <w:r w:rsidRPr="009261CC">
        <w:t>[17],</w:t>
      </w:r>
      <w:r w:rsidR="00031516">
        <w:t xml:space="preserve"> </w:t>
      </w:r>
      <w:r w:rsidR="005E20EC">
        <w:t xml:space="preserve">in this study, </w:t>
      </w:r>
      <w:r w:rsidR="009261CC" w:rsidRPr="009261CC">
        <w:t>the microstructure and electrical properties</w:t>
      </w:r>
      <w:r w:rsidR="00F31AF2">
        <w:t xml:space="preserve"> </w:t>
      </w:r>
      <w:r w:rsidR="005E20EC">
        <w:t>of</w:t>
      </w:r>
      <w:r w:rsidR="00D424E9">
        <w:t xml:space="preserve"> </w:t>
      </w:r>
      <w:r w:rsidR="009261CC" w:rsidRPr="009261CC">
        <w:t>carbon material</w:t>
      </w:r>
      <w:r w:rsidR="00F31AF2">
        <w:t>s</w:t>
      </w:r>
      <w:r w:rsidR="009261CC" w:rsidRPr="009261CC">
        <w:t xml:space="preserve"> derived</w:t>
      </w:r>
      <w:r w:rsidR="00D424E9">
        <w:t xml:space="preserve"> from</w:t>
      </w:r>
      <w:r w:rsidR="009261CC" w:rsidRPr="009261CC">
        <w:t xml:space="preserve"> millimetric solid sheets of BPNE with and without </w:t>
      </w:r>
      <w:r w:rsidR="002E5D2F">
        <w:t xml:space="preserve">the </w:t>
      </w:r>
      <w:r w:rsidR="009261CC" w:rsidRPr="009261CC">
        <w:t>compression</w:t>
      </w:r>
      <w:r w:rsidR="002E5D2F">
        <w:t xml:space="preserve"> pretreatment</w:t>
      </w:r>
      <w:r w:rsidR="005E20EC">
        <w:t xml:space="preserve"> remained</w:t>
      </w:r>
      <w:r w:rsidR="005E20EC" w:rsidRPr="009261CC">
        <w:t xml:space="preserve"> </w:t>
      </w:r>
      <w:r w:rsidR="005E20EC">
        <w:t xml:space="preserve">the </w:t>
      </w:r>
      <w:r w:rsidR="00A32A6E">
        <w:t>same</w:t>
      </w:r>
      <w:r w:rsidR="009261CC" w:rsidRPr="009261CC">
        <w:t>.</w:t>
      </w:r>
      <w:r w:rsidRPr="00467570">
        <w:t xml:space="preserve"> </w:t>
      </w:r>
      <w:r w:rsidR="00134099">
        <w:t>It is likely that</w:t>
      </w:r>
      <w:r w:rsidR="00A2659E">
        <w:t xml:space="preserve"> some</w:t>
      </w:r>
      <w:r w:rsidR="00134099">
        <w:t xml:space="preserve"> crosslinking may have been thermally induced</w:t>
      </w:r>
      <w:r w:rsidR="00A2659E">
        <w:t xml:space="preserve"> during the compression pretreatment</w:t>
      </w:r>
      <w:r w:rsidR="00134099">
        <w:t xml:space="preserve"> at 90˚C </w:t>
      </w:r>
      <w:r w:rsidR="00A2659E">
        <w:t>through</w:t>
      </w:r>
      <w:r w:rsidR="00134099">
        <w:t xml:space="preserve"> the thermal decomposition of the sulfonium salt. If polymer crosslinking were prematurely induced, the mobility of the material may be</w:t>
      </w:r>
      <w:r w:rsidR="00D24E1B">
        <w:t xml:space="preserve"> hampered</w:t>
      </w:r>
      <w:r w:rsidR="00134099">
        <w:t xml:space="preserve"> so that the</w:t>
      </w:r>
      <w:r w:rsidR="00D24E1B">
        <w:t xml:space="preserve"> effect of mechanical compression on the crystallinity of the unpyrolyzed BPNE samples is reduced</w:t>
      </w:r>
      <w:r w:rsidR="00134099">
        <w:t xml:space="preserve">. </w:t>
      </w:r>
      <w:r w:rsidR="00134099" w:rsidRPr="0044015E">
        <w:t xml:space="preserve">However, we observe that the casted and uncured BPNE significantly </w:t>
      </w:r>
      <w:r w:rsidR="0044015E" w:rsidRPr="0044015E">
        <w:t>deforms</w:t>
      </w:r>
      <w:r w:rsidR="00134099" w:rsidRPr="0044015E">
        <w:t xml:space="preserve"> at the temperature used in this study during compression, which indicates that a minor degree of crosslinking occurred at this stage, if at all. </w:t>
      </w:r>
      <w:r w:rsidR="00D24E1B" w:rsidRPr="0044015E">
        <w:t>The latter</w:t>
      </w:r>
      <w:r w:rsidR="00D24E1B">
        <w:t xml:space="preserve"> will</w:t>
      </w:r>
      <w:r w:rsidR="00134099">
        <w:t xml:space="preserve"> have to be corroborated later by using FT-IR spectroscopy to monitor the degree of conversion of the epoxide groups throughout the process.</w:t>
      </w:r>
    </w:p>
    <w:p w14:paraId="039A9E23" w14:textId="414ACE0B" w:rsidR="006B445B" w:rsidRDefault="00332577" w:rsidP="006B445B">
      <w:pPr>
        <w:pStyle w:val="Els-body-text"/>
        <w:spacing w:after="240"/>
      </w:pPr>
      <w:r>
        <w:t xml:space="preserve">Furthermore, the absence of variations in the material from the application of the pretreatment may </w:t>
      </w:r>
      <w:r w:rsidR="00256800">
        <w:t>indicate</w:t>
      </w:r>
      <w:r>
        <w:t xml:space="preserve"> that</w:t>
      </w:r>
      <w:r w:rsidR="005B5DA6" w:rsidRPr="00467570">
        <w:t xml:space="preserve"> if the electrical conductiv</w:t>
      </w:r>
      <w:r w:rsidR="00164454" w:rsidRPr="00467570">
        <w:t>ity of BPNE-derived carbon</w:t>
      </w:r>
      <w:r w:rsidR="005B5DA6" w:rsidRPr="00467570">
        <w:t xml:space="preserve"> materials c</w:t>
      </w:r>
      <w:r w:rsidR="00164454" w:rsidRPr="00467570">
        <w:t>an be at all</w:t>
      </w:r>
      <w:r w:rsidR="00D424E9">
        <w:t xml:space="preserve"> </w:t>
      </w:r>
      <w:r w:rsidR="00D424E9" w:rsidRPr="00467570">
        <w:t>enhanced</w:t>
      </w:r>
      <w:r w:rsidR="00C64F57">
        <w:t xml:space="preserve"> by</w:t>
      </w:r>
      <w:r w:rsidR="00D424E9">
        <w:t xml:space="preserve"> mechanical</w:t>
      </w:r>
      <w:r w:rsidR="00DD3428">
        <w:t>ly altering the microstructure of the polymer</w:t>
      </w:r>
      <w:r w:rsidR="00164454" w:rsidRPr="00467570">
        <w:t>,</w:t>
      </w:r>
      <w:r w:rsidR="005872C2">
        <w:t xml:space="preserve"> it</w:t>
      </w:r>
      <w:r w:rsidR="00601E36">
        <w:t xml:space="preserve"> would perhaps</w:t>
      </w:r>
      <w:r w:rsidR="005872C2">
        <w:t xml:space="preserve"> </w:t>
      </w:r>
      <w:r w:rsidR="007F186B">
        <w:t xml:space="preserve">only </w:t>
      </w:r>
      <w:r w:rsidR="005872C2">
        <w:t>occur at</w:t>
      </w:r>
      <w:r w:rsidR="00C64F57">
        <w:t xml:space="preserve"> </w:t>
      </w:r>
      <w:r w:rsidR="00164454" w:rsidRPr="00467570">
        <w:t xml:space="preserve">higher temperatures and </w:t>
      </w:r>
      <w:r w:rsidR="00D424E9">
        <w:t>compression loads</w:t>
      </w:r>
      <w:r w:rsidR="005B5DA6" w:rsidRPr="00467570">
        <w:t>.</w:t>
      </w:r>
      <w:r w:rsidR="00D424E9">
        <w:t xml:space="preserve"> </w:t>
      </w:r>
      <w:r w:rsidR="006B445B">
        <w:t xml:space="preserve">It </w:t>
      </w:r>
      <w:r w:rsidR="00242557">
        <w:t>has been stated</w:t>
      </w:r>
      <w:r w:rsidR="006B445B">
        <w:t xml:space="preserve"> that glass</w:t>
      </w:r>
      <w:r w:rsidR="001832D7">
        <w:t>-like</w:t>
      </w:r>
      <w:r w:rsidR="006B445B">
        <w:t xml:space="preserve"> carbon is only formed from millimetric polymer samples at temperatures </w:t>
      </w:r>
      <w:r w:rsidR="001832D7">
        <w:t>above</w:t>
      </w:r>
      <w:r w:rsidR="006B445B">
        <w:t xml:space="preserve"> 2000˚C</w:t>
      </w:r>
      <w:r w:rsidR="002B101A">
        <w:t xml:space="preserve"> </w:t>
      </w:r>
      <w:r w:rsidR="002B101A">
        <w:fldChar w:fldCharType="begin" w:fldLock="1"/>
      </w:r>
      <w:r w:rsidR="002B101A">
        <w:instrText>ADDIN CSL_CITATION {"citationItems":[{"id":"ITEM-1","itemData":{"DOI":"10.3390/ma11101857","ISSN":"1996-1944","abstract":"When certain polymers are heat-treated beyond their degradation temperature in the absence of oxygen, they pass through a semi-solid phase, followed by the loss of heteroatoms and the formation of a solid carbon material composed of a three-dimensional graphenic network, known as glassy (or glass-like) carbon. The thermochemical decomposition of polymers, or generally of any organic material, is defined as pyrolysis. Glassy carbon is used in various large-scale industrial applications and has proven its versatility in miniaturized devices. In this article, micro and nano-scale glassy carbon devices manufactured by (i) pyrolysis of specialized pre-patterned polymers and (ii) direct machining or etching of glassy carbon, with their respective applications, are reviewed. The prospects of the use of glassy carbon in the next-generation devices based on the material’s history and development, distinct features compared to other elemental carbon forms, and some large-scale processes that paved the way to the state-of-the-art, are evaluated. Selected support techniques such as the methods used for surface modification, and major characterization tools are briefly discussed. Barring historical aspects, this review mainly covers the advances in glassy carbon device research from the last five years (2013–2018). The goal is to provide a common platform to carbon material scientists, micro/nanomanufacturing experts, and microsystem engineers to stimulate glassy carbon device research.","author":[{"dropping-particle":"","family":"Sharma","given":"Swati","non-dropping-particle":"","parse-names":false,"suffix":""}],"container-title":"Materials","id":"ITEM-1","issue":"10","issued":{"date-parts":[["2018","9","28"]]},"page":"1857","title":"Glassy Carbon: A Promising Material for Micro- and Nanomanufacturing","type":"article-journal","volume":"11"},"uris":["http://www.mendeley.com/documents/?uuid=2bb29bed-3616-40ef-84b7-35eeb06124ee"]}],"mendeley":{"formattedCitation":"[27]","plainTextFormattedCitation":"[27]","previouslyFormattedCitation":"[27]"},"properties":{"noteIndex":0},"schema":"https://github.com/citation-style-language/schema/raw/master/csl-citation.json"}</w:instrText>
      </w:r>
      <w:r w:rsidR="002B101A">
        <w:fldChar w:fldCharType="separate"/>
      </w:r>
      <w:r w:rsidR="002B101A" w:rsidRPr="002B101A">
        <w:rPr>
          <w:noProof/>
        </w:rPr>
        <w:t>[27]</w:t>
      </w:r>
      <w:r w:rsidR="002B101A">
        <w:fldChar w:fldCharType="end"/>
      </w:r>
      <w:r w:rsidR="006B445B">
        <w:t>. However, other reports mentioned that with appropriate heating rates, glass</w:t>
      </w:r>
      <w:r w:rsidR="001832D7">
        <w:t>-like</w:t>
      </w:r>
      <w:r w:rsidR="006B445B">
        <w:t xml:space="preserve"> carbon may form at temperatures </w:t>
      </w:r>
      <w:r w:rsidR="00066EDC">
        <w:t>as low as</w:t>
      </w:r>
      <w:r w:rsidR="006B445B">
        <w:t xml:space="preserve"> 900-1000˚C</w:t>
      </w:r>
      <w:r w:rsidR="008F755E">
        <w:t xml:space="preserve"> </w:t>
      </w:r>
      <w:r w:rsidR="002B101A">
        <w:fldChar w:fldCharType="begin" w:fldLock="1"/>
      </w:r>
      <w:r w:rsidR="00536A31">
        <w:instrText>ADDIN CSL_CITATION {"citationItems":[{"id":"ITEM-1","itemData":{"DOI":"10.1038/s41378-019-0120-z","ISSN":"2055-7434","abstract":"Glassy carbon nanofibers (GCNFs) are considered promising candidates for the fabrication of nanosensors for biosensing applications. Importantly, in part due to their great stability, carbon electrodes with sub-10 nm nanogaps represent an attractive platform for probing the electrical characteristics of molecules. The fabrication of sub-10 nm nanogap electrodes in these GCNFs, which is achieved by electrically stimulating the fibers until they break, was previously found to require fibers shorter than 2 µm; however, this process is generally hampered by the limitations inherent to photolithographic methods. In this work, to obtain nanogaps on the order of 10 nm without the need for sub-2 µm GCNFs, we employed a fabrication strategy in which the fibers were gradually thinned down by continuously monitoring the changes in the electrical resistance of the fiber and adjusting the applied voltage accordingly. To further reduce the nanogap size, we studied the mechanism behind the thinning and eventual breakdown of the suspended GCNFs by controlling the environmental conditions and pressure during the experiment. Following this approach, which includes performing the experiments in a high-vacuum chamber after a series of carbon dioxide (CO2) purging cycles, nanogaps on the order of 10 nm were produced in suspended GCNFs 52 µm in length, much longer than the ~2 µm GCNFs needed to produce such small gaps without the procedure employed in this work. Furthermore, the electrodes showed no apparent change in their shape or nanogap width after being stored at room temperature for approximately 6 months.","author":[{"dropping-particle":"","family":"Salazar","given":"Arnoldo","non-dropping-particle":"","parse-names":false,"suffix":""},{"dropping-particle":"","family":"Hosseini","given":"Samira","non-dropping-particle":"","parse-names":false,"suffix":""},{"dropping-particle":"","family":"Sanchez-Domínguez","given":"Margarita","non-dropping-particle":"","parse-names":false,"suffix":""},{"dropping-particle":"","family":"Madou","given":"Marc J.","non-dropping-particle":"","parse-names":false,"suffix":""},{"dropping-particle":"","family":"Montesinos-Castellanos","given":"Alejandro","non-dropping-particle":"","parse-names":false,"suffix":""},{"dropping-particle":"","family":"Martinez-Chapa","given":"Sergio O.","non-dropping-particle":"","parse-names":false,"suffix":""}],"container-title":"Microsystems &amp; Nanoengineering","id":"ITEM-1","issue":"1","issued":{"date-parts":[["2020","12","27"]]},"page":"9","title":"Sub-10 nm nanogap fabrication on suspended glassy carbon nanofibers","type":"article-journal","volume":"6"},"uris":["http://www.mendeley.com/documents/?uuid=1267be63-705b-4e74-91d9-fb2d778419b5"]}],"mendeley":{"formattedCitation":"[28]","plainTextFormattedCitation":"[28]","previouslyFormattedCitation":"[28]"},"properties":{"noteIndex":0},"schema":"https://github.com/citation-style-language/schema/raw/master/csl-citation.json"}</w:instrText>
      </w:r>
      <w:r w:rsidR="002B101A">
        <w:fldChar w:fldCharType="separate"/>
      </w:r>
      <w:r w:rsidR="002B101A" w:rsidRPr="002B101A">
        <w:rPr>
          <w:noProof/>
        </w:rPr>
        <w:t>[</w:t>
      </w:r>
      <w:r w:rsidR="00B91219">
        <w:rPr>
          <w:noProof/>
        </w:rPr>
        <w:t>25-</w:t>
      </w:r>
      <w:r w:rsidR="002B101A" w:rsidRPr="002B101A">
        <w:rPr>
          <w:noProof/>
        </w:rPr>
        <w:t>28]</w:t>
      </w:r>
      <w:r w:rsidR="002B101A">
        <w:fldChar w:fldCharType="end"/>
      </w:r>
      <w:r w:rsidR="006B445B">
        <w:t>. It appears tha</w:t>
      </w:r>
      <w:r w:rsidR="003A4779">
        <w:t xml:space="preserve">t </w:t>
      </w:r>
      <w:r w:rsidR="006B445B">
        <w:t>the matching of the heating rate and the intermediate dwelling</w:t>
      </w:r>
      <w:r w:rsidR="00066EDC">
        <w:t xml:space="preserve"> temperature to the sample dimensions and polymer structure is</w:t>
      </w:r>
      <w:r w:rsidR="003A4779">
        <w:t xml:space="preserve"> key </w:t>
      </w:r>
      <w:r w:rsidR="00066EDC">
        <w:t>to allow</w:t>
      </w:r>
      <w:r w:rsidR="006B445B">
        <w:t xml:space="preserve"> the flow </w:t>
      </w:r>
      <w:r w:rsidR="0059248D">
        <w:t xml:space="preserve">of the material </w:t>
      </w:r>
      <w:r w:rsidR="006B445B">
        <w:t xml:space="preserve">and </w:t>
      </w:r>
      <w:r w:rsidR="0059248D">
        <w:t xml:space="preserve">the </w:t>
      </w:r>
      <w:r w:rsidR="006B445B">
        <w:t>re</w:t>
      </w:r>
      <w:r w:rsidR="0059248D">
        <w:t>organization of its microstructure</w:t>
      </w:r>
      <w:r w:rsidR="006B445B">
        <w:t xml:space="preserve"> </w:t>
      </w:r>
      <w:r w:rsidR="000C439D">
        <w:t>during the pre-carbonization stage</w:t>
      </w:r>
      <w:r w:rsidR="006B445B">
        <w:t>.</w:t>
      </w:r>
      <w:r w:rsidR="003A4779">
        <w:t xml:space="preserve"> The latter has been proposed to be crucial for the formation of </w:t>
      </w:r>
      <w:r w:rsidR="00806263">
        <w:t xml:space="preserve">the </w:t>
      </w:r>
      <w:r w:rsidR="003A4779">
        <w:t xml:space="preserve">turbostratic features and the percolated </w:t>
      </w:r>
      <w:r w:rsidR="00066EDC">
        <w:t>graphenic,</w:t>
      </w:r>
      <w:r w:rsidR="003A4779">
        <w:t xml:space="preserve"> or fullerenic</w:t>
      </w:r>
      <w:r w:rsidR="00066EDC">
        <w:t>,</w:t>
      </w:r>
      <w:r w:rsidR="003A4779">
        <w:t xml:space="preserve"> percolated network characteristic of glass-like carbon.</w:t>
      </w:r>
      <w:r w:rsidR="006B445B">
        <w:t xml:space="preserve"> It is important to note that</w:t>
      </w:r>
      <w:r w:rsidR="006B445B" w:rsidRPr="00467570">
        <w:t xml:space="preserve"> the</w:t>
      </w:r>
      <w:r w:rsidR="006B445B">
        <w:t xml:space="preserve"> internal stresses</w:t>
      </w:r>
      <w:r w:rsidR="00C178FE">
        <w:t xml:space="preserve"> per unit volume</w:t>
      </w:r>
      <w:r w:rsidR="006B445B">
        <w:t xml:space="preserve"> </w:t>
      </w:r>
      <w:r w:rsidR="00954783">
        <w:t>that drive the viscoelastic deformation of the material</w:t>
      </w:r>
      <w:r w:rsidR="006B445B" w:rsidRPr="00467570">
        <w:t xml:space="preserve"> </w:t>
      </w:r>
      <w:r w:rsidR="00C178FE">
        <w:t>during carbonization</w:t>
      </w:r>
      <w:r w:rsidR="00256800">
        <w:t xml:space="preserve"> </w:t>
      </w:r>
      <w:r w:rsidR="006B445B">
        <w:t>can certainly be expected to be</w:t>
      </w:r>
      <w:r w:rsidR="006B445B" w:rsidRPr="00467570">
        <w:t xml:space="preserve"> greater than the ones reached in</w:t>
      </w:r>
      <w:r w:rsidR="00806263">
        <w:t xml:space="preserve"> the </w:t>
      </w:r>
      <w:r w:rsidR="00C178FE">
        <w:t>compression pretreatment</w:t>
      </w:r>
      <w:r w:rsidR="006B445B">
        <w:t xml:space="preserve">. </w:t>
      </w:r>
      <w:r w:rsidR="006B445B" w:rsidRPr="00467570">
        <w:t xml:space="preserve">Therefore, </w:t>
      </w:r>
      <w:r w:rsidR="00E81025">
        <w:t>our hypothesis</w:t>
      </w:r>
      <w:r w:rsidR="00AE2DA8">
        <w:t xml:space="preserve"> may be further tested</w:t>
      </w:r>
      <w:r w:rsidR="006B445B" w:rsidRPr="00467570">
        <w:t xml:space="preserve"> </w:t>
      </w:r>
      <w:r w:rsidR="000A385E">
        <w:t>through</w:t>
      </w:r>
      <w:r w:rsidR="003A4779">
        <w:t xml:space="preserve"> </w:t>
      </w:r>
      <w:r w:rsidR="006D1789">
        <w:t xml:space="preserve">subsequent </w:t>
      </w:r>
      <w:r w:rsidR="003A4779">
        <w:t xml:space="preserve">experiments </w:t>
      </w:r>
      <w:r w:rsidR="006B445B" w:rsidRPr="00467570">
        <w:t xml:space="preserve">on </w:t>
      </w:r>
      <w:r w:rsidR="003A4779">
        <w:t>smaller</w:t>
      </w:r>
      <w:r w:rsidR="006B445B" w:rsidRPr="00467570">
        <w:t xml:space="preserve"> </w:t>
      </w:r>
      <w:r w:rsidR="003A4779">
        <w:t xml:space="preserve">sample </w:t>
      </w:r>
      <w:r w:rsidR="006B445B" w:rsidRPr="00467570">
        <w:t>geometries</w:t>
      </w:r>
      <w:r w:rsidR="00E81025">
        <w:t xml:space="preserve"> to confirm that </w:t>
      </w:r>
      <w:r w:rsidR="00C650E3">
        <w:t>size-dependent factors</w:t>
      </w:r>
      <w:r w:rsidR="00E81025">
        <w:t xml:space="preserve"> were not influencing the results obtained in this initial </w:t>
      </w:r>
      <w:r w:rsidR="00256800">
        <w:t>proof-of-concept study</w:t>
      </w:r>
      <w:r w:rsidR="003A4779">
        <w:t>.</w:t>
      </w:r>
      <w:r w:rsidR="006B445B" w:rsidRPr="00467570">
        <w:t xml:space="preserve"> </w:t>
      </w:r>
    </w:p>
    <w:p w14:paraId="39836F42" w14:textId="71B6E49C" w:rsidR="00FC70CF" w:rsidRDefault="00221D88" w:rsidP="006E5BFB">
      <w:pPr>
        <w:pStyle w:val="Els-body-text"/>
        <w:spacing w:after="240"/>
      </w:pPr>
      <w:r>
        <w:t>I</w:t>
      </w:r>
      <w:r w:rsidR="00A6446B">
        <w:t>nterestingly</w:t>
      </w:r>
      <w:r w:rsidR="001915E8">
        <w:t>,</w:t>
      </w:r>
      <w:r w:rsidR="0000424E">
        <w:t xml:space="preserve"> </w:t>
      </w:r>
      <w:r w:rsidR="00A6446B">
        <w:t>the viscoelastic behavior of BPNE samples</w:t>
      </w:r>
      <w:r w:rsidR="006A672B">
        <w:t xml:space="preserve"> during carbonization</w:t>
      </w:r>
      <w:r w:rsidR="00A6446B">
        <w:t xml:space="preserve"> </w:t>
      </w:r>
      <w:r w:rsidR="00D877E9">
        <w:t>has been linked</w:t>
      </w:r>
      <w:r w:rsidR="0000424E">
        <w:t xml:space="preserve"> to </w:t>
      </w:r>
      <w:r w:rsidR="00A6446B">
        <w:t xml:space="preserve">the </w:t>
      </w:r>
      <w:r w:rsidR="00D877E9">
        <w:t>heteroatoms</w:t>
      </w:r>
      <w:r w:rsidR="00A6446B">
        <w:t xml:space="preserve"> present in the polymer structure,</w:t>
      </w:r>
      <w:r w:rsidR="0000424E">
        <w:t xml:space="preserve"> which </w:t>
      </w:r>
      <w:r w:rsidR="00E504BD">
        <w:t>are</w:t>
      </w:r>
      <w:r w:rsidR="0000424E">
        <w:t xml:space="preserve"> </w:t>
      </w:r>
      <w:r w:rsidR="00E504BD">
        <w:t>degassed</w:t>
      </w:r>
      <w:r w:rsidR="0000424E">
        <w:t xml:space="preserve"> from the final carbon material</w:t>
      </w:r>
      <w:r w:rsidR="00E504BD">
        <w:t xml:space="preserve"> during </w:t>
      </w:r>
      <w:r w:rsidR="000E3E22">
        <w:t>the carbonization stage (300-1</w:t>
      </w:r>
      <w:r w:rsidR="009F6935">
        <w:t>200 ˚C)</w:t>
      </w:r>
      <w:r w:rsidR="00602ED6">
        <w:t xml:space="preserve"> [29]</w:t>
      </w:r>
      <w:r w:rsidR="00E504BD">
        <w:t xml:space="preserve">. It has been stipulated that heteroatoms are </w:t>
      </w:r>
      <w:r w:rsidR="00602ED6">
        <w:t>completely</w:t>
      </w:r>
      <w:r w:rsidR="00E504BD">
        <w:t xml:space="preserve"> degassed</w:t>
      </w:r>
      <w:r w:rsidR="00013427">
        <w:t xml:space="preserve"> at higher</w:t>
      </w:r>
      <w:r w:rsidR="00E504BD">
        <w:t xml:space="preserve"> temperatures, 1200-2000 ˚C,</w:t>
      </w:r>
      <w:r w:rsidR="0000424E">
        <w:t xml:space="preserve"> </w:t>
      </w:r>
      <w:r w:rsidR="00E504BD">
        <w:t>than</w:t>
      </w:r>
      <w:r w:rsidR="0000424E">
        <w:t xml:space="preserve"> the</w:t>
      </w:r>
      <w:r w:rsidR="00E504BD">
        <w:t xml:space="preserve"> one used here,</w:t>
      </w:r>
      <w:r w:rsidR="0000424E">
        <w:t xml:space="preserve"> 900˚C.</w:t>
      </w:r>
      <w:r w:rsidR="00B9083E">
        <w:t xml:space="preserve"> However, Cardenas-Benitez et al. reported a </w:t>
      </w:r>
      <w:r w:rsidR="00307A48">
        <w:t xml:space="preserve">considerable </w:t>
      </w:r>
      <w:r w:rsidR="00B9083E">
        <w:t xml:space="preserve">reduction in the oxygen atom content in </w:t>
      </w:r>
      <w:r w:rsidR="002F016C">
        <w:t xml:space="preserve">BPNE-derived </w:t>
      </w:r>
      <w:r w:rsidR="00B9083E">
        <w:t xml:space="preserve">suspended </w:t>
      </w:r>
      <w:r w:rsidR="002F016C">
        <w:t xml:space="preserve">carbon </w:t>
      </w:r>
      <w:r w:rsidR="00B9083E">
        <w:t>nanowires from 62 % to 8 % after pyrolysis</w:t>
      </w:r>
      <w:r w:rsidR="002F016C">
        <w:t xml:space="preserve"> by </w:t>
      </w:r>
      <w:r w:rsidR="004C3E36">
        <w:t>energy dispersive X-ray spectroscopy</w:t>
      </w:r>
      <w:r w:rsidR="00CF3C31">
        <w:t xml:space="preserve"> </w:t>
      </w:r>
      <w:r w:rsidR="00CF3C31" w:rsidRPr="009261CC">
        <w:t>[1</w:t>
      </w:r>
      <w:r w:rsidR="00CF3C31">
        <w:t>2</w:t>
      </w:r>
      <w:r w:rsidR="00CF3C31" w:rsidRPr="009261CC">
        <w:t>]</w:t>
      </w:r>
      <w:r w:rsidR="00B9083E">
        <w:t>.</w:t>
      </w:r>
      <w:r w:rsidR="00BF1153">
        <w:t xml:space="preserve"> The latter agrees well with the expected 90 % carbon content in the pyrolytic residue from crosslinked photopolymers carbonized up to 900 ˚C [29].</w:t>
      </w:r>
      <w:r w:rsidR="0000424E">
        <w:t xml:space="preserve"> </w:t>
      </w:r>
      <w:r w:rsidR="004534C1">
        <w:t>Others have assumed that the oxygen atoms are completely removed pyrolyzed to around 1000˚C in BPNE samples</w:t>
      </w:r>
      <w:r w:rsidR="00B02E9D">
        <w:t xml:space="preserve"> </w:t>
      </w:r>
      <w:r w:rsidR="00B02E9D" w:rsidRPr="009261CC">
        <w:t>[</w:t>
      </w:r>
      <w:r w:rsidR="00B02E9D">
        <w:t>2</w:t>
      </w:r>
      <w:r w:rsidR="00B91219">
        <w:t>8</w:t>
      </w:r>
      <w:r w:rsidR="00B02E9D" w:rsidRPr="009261CC">
        <w:t>]</w:t>
      </w:r>
      <w:r w:rsidR="004534C1">
        <w:t xml:space="preserve">. </w:t>
      </w:r>
      <w:r w:rsidR="006B5DF6">
        <w:t>In the end</w:t>
      </w:r>
      <w:r w:rsidR="004B56F9">
        <w:t xml:space="preserve">, it can be expected that </w:t>
      </w:r>
      <w:r w:rsidR="00670165">
        <w:t>most</w:t>
      </w:r>
      <w:r w:rsidR="00EA4C78">
        <w:t xml:space="preserve"> of the</w:t>
      </w:r>
      <w:r w:rsidR="004B56F9">
        <w:t xml:space="preserve"> oxygen</w:t>
      </w:r>
      <w:r w:rsidR="00EA4C78">
        <w:t xml:space="preserve"> content</w:t>
      </w:r>
      <w:r w:rsidR="004B56F9">
        <w:t xml:space="preserve"> may </w:t>
      </w:r>
      <w:r w:rsidR="00EA4C78">
        <w:t>be</w:t>
      </w:r>
      <w:r w:rsidR="004B56F9">
        <w:t xml:space="preserve"> lost in the samples used for this study, albeit </w:t>
      </w:r>
      <w:r w:rsidR="00EA4C78">
        <w:t xml:space="preserve">perhaps </w:t>
      </w:r>
      <w:r w:rsidR="004B56F9">
        <w:t xml:space="preserve">less than for the </w:t>
      </w:r>
      <w:r w:rsidR="004534C1">
        <w:t>microwires</w:t>
      </w:r>
      <w:r w:rsidR="00EA4C78">
        <w:t>, considering</w:t>
      </w:r>
      <w:r w:rsidR="00E823D6">
        <w:t xml:space="preserve"> the size and geometr</w:t>
      </w:r>
      <w:r w:rsidR="00EA4C78">
        <w:t>ical differences</w:t>
      </w:r>
      <w:r w:rsidR="004B56F9">
        <w:t xml:space="preserve">. </w:t>
      </w:r>
      <w:r w:rsidR="00DA6566">
        <w:t>Most importantly</w:t>
      </w:r>
      <w:r w:rsidR="00E823D6">
        <w:t xml:space="preserve">, </w:t>
      </w:r>
      <w:r w:rsidR="00DA6566">
        <w:t>the</w:t>
      </w:r>
      <w:r w:rsidR="004B56F9">
        <w:t xml:space="preserve"> oxygen</w:t>
      </w:r>
      <w:r w:rsidR="00DA6566">
        <w:t xml:space="preserve"> loss</w:t>
      </w:r>
      <w:r w:rsidR="004B56F9">
        <w:t xml:space="preserve"> in during pyrolysis</w:t>
      </w:r>
      <w:r w:rsidR="00DA6566">
        <w:t xml:space="preserve"> of BPNE</w:t>
      </w:r>
      <w:r w:rsidR="004B56F9">
        <w:t xml:space="preserve"> impl</w:t>
      </w:r>
      <w:r w:rsidR="00CA4472">
        <w:t>ies</w:t>
      </w:r>
      <w:r w:rsidR="00C841E6">
        <w:t xml:space="preserve"> </w:t>
      </w:r>
      <w:r w:rsidR="004B56F9">
        <w:t xml:space="preserve">that </w:t>
      </w:r>
      <w:r w:rsidR="00C841E6">
        <w:t xml:space="preserve">a substantial number of the crosslinks formed during photopolymerization </w:t>
      </w:r>
      <w:r w:rsidR="00D877E9">
        <w:t>may be</w:t>
      </w:r>
      <w:r w:rsidR="00C841E6">
        <w:t xml:space="preserve"> lost as a result of </w:t>
      </w:r>
      <w:r w:rsidR="00C841E6">
        <w:lastRenderedPageBreak/>
        <w:t>thermal cleavage of the ether bonds linked to the epoxide</w:t>
      </w:r>
      <w:r w:rsidR="00F6097E">
        <w:t>s that serve as crosslinking functional groups</w:t>
      </w:r>
      <w:r w:rsidR="00774F49">
        <w:t>; recalling that the initial oligomer is likely an octamer.</w:t>
      </w:r>
      <w:r w:rsidR="00C841E6">
        <w:t xml:space="preserve"> </w:t>
      </w:r>
      <w:r w:rsidR="00F13B2C">
        <w:t xml:space="preserve">As the temperature increases inside the BPNE samples, sufficient energy is provided to </w:t>
      </w:r>
      <w:r w:rsidR="0074609A">
        <w:t>break</w:t>
      </w:r>
      <w:r w:rsidR="00F13B2C">
        <w:t xml:space="preserve"> the C-O </w:t>
      </w:r>
      <w:r w:rsidR="00513CAF">
        <w:t xml:space="preserve">bonds </w:t>
      </w:r>
      <w:r w:rsidR="00F13B2C">
        <w:t xml:space="preserve">that bridge between the bisphenolic core and the </w:t>
      </w:r>
      <w:r w:rsidR="00B060B3" w:rsidRPr="00B060B3">
        <w:rPr>
          <w:i/>
        </w:rPr>
        <w:t>n</w:t>
      </w:r>
      <w:r w:rsidR="00665735">
        <w:rPr>
          <w:i/>
        </w:rPr>
        <w:t>=8</w:t>
      </w:r>
      <w:r w:rsidR="00B060B3">
        <w:t xml:space="preserve"> </w:t>
      </w:r>
      <w:r w:rsidR="00665735">
        <w:t>functional groups</w:t>
      </w:r>
      <w:r w:rsidR="00F13B2C">
        <w:t xml:space="preserve">. </w:t>
      </w:r>
      <w:r w:rsidR="005D38EE">
        <w:t xml:space="preserve">As this occurs, the degree of crosslinking of the polymer network </w:t>
      </w:r>
      <w:r w:rsidR="005C585A">
        <w:t>will change</w:t>
      </w:r>
      <w:r w:rsidR="005D38EE">
        <w:t>.</w:t>
      </w:r>
      <w:r w:rsidR="005C585A">
        <w:t xml:space="preserve"> It is unknown how many original crosslinks are replaced by C-C bonds from radical-radical recombination during the carbonization stage.</w:t>
      </w:r>
      <w:r w:rsidR="005D38EE">
        <w:t xml:space="preserve"> </w:t>
      </w:r>
      <w:r w:rsidR="00BB0D1A">
        <w:t xml:space="preserve">If </w:t>
      </w:r>
      <w:r w:rsidR="005D38EE">
        <w:t>the</w:t>
      </w:r>
      <w:r w:rsidR="00264842">
        <w:t xml:space="preserve"> polymer becomes</w:t>
      </w:r>
      <w:r w:rsidR="005D38EE">
        <w:t xml:space="preserve"> </w:t>
      </w:r>
      <w:r w:rsidR="00BB0D1A">
        <w:t xml:space="preserve">temporarily </w:t>
      </w:r>
      <w:r w:rsidR="005D38EE">
        <w:t xml:space="preserve">more loosely crosslinked, its </w:t>
      </w:r>
      <w:r w:rsidR="00BF11CD">
        <w:t>viscoelasticity</w:t>
      </w:r>
      <w:r w:rsidR="005D38EE">
        <w:t xml:space="preserve"> increases. </w:t>
      </w:r>
      <w:r w:rsidR="00D04CD1">
        <w:t>If the rates of change of the mechanical properties of the material</w:t>
      </w:r>
      <w:r w:rsidR="00AC7454">
        <w:t xml:space="preserve"> matches the</w:t>
      </w:r>
      <w:r w:rsidR="00D04CD1">
        <w:t xml:space="preserve"> rate</w:t>
      </w:r>
      <w:r w:rsidR="00AC7454">
        <w:t xml:space="preserve"> of</w:t>
      </w:r>
      <w:r w:rsidR="00835275">
        <w:t xml:space="preserve"> byproduct</w:t>
      </w:r>
      <w:r w:rsidR="00AC7454">
        <w:t xml:space="preserve"> degassing</w:t>
      </w:r>
      <w:r w:rsidR="00835275">
        <w:t xml:space="preserve">, </w:t>
      </w:r>
      <w:r w:rsidR="00533064">
        <w:t xml:space="preserve">a substantial amount of </w:t>
      </w:r>
      <w:r w:rsidR="00F56142">
        <w:t xml:space="preserve">movement and </w:t>
      </w:r>
      <w:r w:rsidR="00533064">
        <w:t xml:space="preserve">reconfiguration of the remaining crosslinked carbon network may occur. </w:t>
      </w:r>
      <w:r w:rsidR="00C841E6">
        <w:t xml:space="preserve">The latter </w:t>
      </w:r>
      <w:r w:rsidR="006B445B">
        <w:t>m</w:t>
      </w:r>
      <w:r w:rsidR="00C1485C">
        <w:t>ust</w:t>
      </w:r>
      <w:r w:rsidR="006B445B">
        <w:t xml:space="preserve"> </w:t>
      </w:r>
      <w:r w:rsidR="00C1485C">
        <w:t xml:space="preserve">be tightly </w:t>
      </w:r>
      <w:r w:rsidR="001A7DAB">
        <w:t>linked</w:t>
      </w:r>
      <w:r w:rsidR="006B445B">
        <w:t xml:space="preserve"> to</w:t>
      </w:r>
      <w:r w:rsidR="00C841E6">
        <w:t xml:space="preserve"> the</w:t>
      </w:r>
      <w:r w:rsidR="006B445B">
        <w:t xml:space="preserve"> significant</w:t>
      </w:r>
      <w:r w:rsidR="00C841E6">
        <w:t xml:space="preserve"> </w:t>
      </w:r>
      <w:r w:rsidR="00533064">
        <w:t xml:space="preserve">thermally induced </w:t>
      </w:r>
      <w:r w:rsidR="00C841E6">
        <w:t>deformation</w:t>
      </w:r>
      <w:r w:rsidR="00886406">
        <w:t xml:space="preserve"> and flow</w:t>
      </w:r>
      <w:r w:rsidR="00C841E6">
        <w:t xml:space="preserve"> of BPNE samples</w:t>
      </w:r>
      <w:r w:rsidR="00533064">
        <w:t xml:space="preserve"> as compared to that of other polymers</w:t>
      </w:r>
      <w:r w:rsidR="00DD10D7">
        <w:t>, such as crosslinked PAN</w:t>
      </w:r>
      <w:r w:rsidR="005D7BF0">
        <w:t>, with fewer C-O bonds</w:t>
      </w:r>
      <w:r w:rsidR="00886406">
        <w:t>.</w:t>
      </w:r>
      <w:r w:rsidR="00C841E6">
        <w:t xml:space="preserve"> </w:t>
      </w:r>
      <w:r w:rsidR="00447B5D">
        <w:t>T</w:t>
      </w:r>
      <w:r w:rsidR="002A4503">
        <w:t>h</w:t>
      </w:r>
      <w:r w:rsidR="005D7BF0">
        <w:t>e latter</w:t>
      </w:r>
      <w:r w:rsidR="002A4503">
        <w:t xml:space="preserve"> may</w:t>
      </w:r>
      <w:r w:rsidR="00D877E9">
        <w:t xml:space="preserve"> be expected to</w:t>
      </w:r>
      <w:r w:rsidR="002A4503">
        <w:t xml:space="preserve"> preclude</w:t>
      </w:r>
      <w:r w:rsidR="00447B5D">
        <w:t xml:space="preserve"> </w:t>
      </w:r>
      <w:r w:rsidR="00DD3569">
        <w:t>the</w:t>
      </w:r>
      <w:r w:rsidR="00447B5D">
        <w:t xml:space="preserve"> </w:t>
      </w:r>
      <w:r w:rsidR="00DD3569">
        <w:t>alteration</w:t>
      </w:r>
      <w:r w:rsidR="002A4503">
        <w:t xml:space="preserve"> </w:t>
      </w:r>
      <w:r w:rsidR="00DD3569">
        <w:t>of</w:t>
      </w:r>
      <w:r w:rsidR="002A4503">
        <w:t xml:space="preserve"> the</w:t>
      </w:r>
      <w:r w:rsidR="00447B5D">
        <w:t xml:space="preserve"> microstructure </w:t>
      </w:r>
      <w:r w:rsidR="002A4503">
        <w:t>of</w:t>
      </w:r>
      <w:r w:rsidR="00447B5D">
        <w:t xml:space="preserve"> the </w:t>
      </w:r>
      <w:r w:rsidR="002A4503">
        <w:t xml:space="preserve">carbon </w:t>
      </w:r>
      <w:r w:rsidR="00447B5D">
        <w:t>materia</w:t>
      </w:r>
      <w:r w:rsidR="002A4503">
        <w:t>l</w:t>
      </w:r>
      <w:r w:rsidR="00DD3569">
        <w:t xml:space="preserve"> via the</w:t>
      </w:r>
      <w:r w:rsidR="002A4503">
        <w:t xml:space="preserve"> </w:t>
      </w:r>
      <w:r w:rsidR="001812D4">
        <w:t xml:space="preserve">pre-pyrolysis </w:t>
      </w:r>
      <w:r w:rsidR="00DD3569">
        <w:t>perturbation</w:t>
      </w:r>
      <w:r w:rsidR="002A4503">
        <w:t xml:space="preserve"> </w:t>
      </w:r>
      <w:r w:rsidR="00DD3569">
        <w:t>of</w:t>
      </w:r>
      <w:r w:rsidR="002A4503">
        <w:t xml:space="preserve"> the polymer microstructure</w:t>
      </w:r>
      <w:r w:rsidR="001812D4">
        <w:t>;</w:t>
      </w:r>
      <w:r w:rsidR="00046725">
        <w:t xml:space="preserve"> for the most substantial reorganization of the microstructure of the material </w:t>
      </w:r>
      <w:r w:rsidR="00321C13">
        <w:t>will</w:t>
      </w:r>
      <w:r w:rsidR="00046725">
        <w:t xml:space="preserve"> occur during pyrolysis</w:t>
      </w:r>
      <w:r w:rsidR="00447B5D">
        <w:t>.</w:t>
      </w:r>
      <w:r w:rsidR="005B5DA6" w:rsidRPr="00467570">
        <w:t xml:space="preserve"> </w:t>
      </w:r>
      <w:r w:rsidR="00A04ADC">
        <w:t>The la</w:t>
      </w:r>
      <w:r w:rsidR="00690FE8">
        <w:t>t</w:t>
      </w:r>
      <w:r w:rsidR="00A04ADC">
        <w:t>ter may point to the fact that this</w:t>
      </w:r>
      <w:r w:rsidR="006B445B">
        <w:t xml:space="preserve"> molecular structural feature may be crucial </w:t>
      </w:r>
      <w:r w:rsidR="00A04ADC">
        <w:t>to understand how</w:t>
      </w:r>
      <w:r w:rsidR="006B445B">
        <w:t xml:space="preserve"> BPNE yield</w:t>
      </w:r>
      <w:r w:rsidR="00A04ADC">
        <w:t>s</w:t>
      </w:r>
      <w:r w:rsidR="006B445B">
        <w:t xml:space="preserve"> </w:t>
      </w:r>
      <w:r w:rsidR="00A04ADC">
        <w:t>carbon structures with such a unique set of properties, which have</w:t>
      </w:r>
      <w:r w:rsidR="006B445B">
        <w:t xml:space="preserve"> made it so useful for the production of glass-like carbon. </w:t>
      </w:r>
      <w:r w:rsidR="00B46536">
        <w:t xml:space="preserve">Furthermore, this observation points to the need to analyze the polymer degradation </w:t>
      </w:r>
      <w:r w:rsidR="00C014F0">
        <w:t xml:space="preserve">dynamics </w:t>
      </w:r>
      <w:r w:rsidR="00B46536">
        <w:t xml:space="preserve">and mechanism during pyrolysis in order to better understand the role of C-O cleavage. </w:t>
      </w:r>
    </w:p>
    <w:p w14:paraId="405D7A88" w14:textId="572F6B17" w:rsidR="006E5BFB" w:rsidRDefault="00550458" w:rsidP="006E5BFB">
      <w:pPr>
        <w:pStyle w:val="Els-body-text"/>
        <w:spacing w:after="240"/>
      </w:pPr>
      <w:r>
        <w:t>T</w:t>
      </w:r>
      <w:r w:rsidR="00AC06D6">
        <w:t xml:space="preserve">he </w:t>
      </w:r>
      <w:r w:rsidR="00443BE0">
        <w:t>hypothesis</w:t>
      </w:r>
      <w:r w:rsidR="00186CE5">
        <w:t xml:space="preserve"> </w:t>
      </w:r>
      <w:r w:rsidR="00443BE0">
        <w:t>that</w:t>
      </w:r>
      <w:r w:rsidR="00AC06D6">
        <w:t xml:space="preserve"> the ether linkages in the </w:t>
      </w:r>
      <w:r w:rsidR="00186CE5">
        <w:t xml:space="preserve">pyrolysis of </w:t>
      </w:r>
      <w:r w:rsidR="00AC06D6">
        <w:t>BPNE</w:t>
      </w:r>
      <w:r w:rsidR="005C3936">
        <w:t xml:space="preserve"> appears to</w:t>
      </w:r>
      <w:r w:rsidR="00443BE0">
        <w:t xml:space="preserve"> have a crucial role in glass-like carbon formation</w:t>
      </w:r>
      <w:r w:rsidR="005C3936">
        <w:t xml:space="preserve"> agree well with the </w:t>
      </w:r>
      <w:r w:rsidR="00701B6E">
        <w:t xml:space="preserve">documented </w:t>
      </w:r>
      <w:r w:rsidR="00443BE0">
        <w:t>links between</w:t>
      </w:r>
      <w:r w:rsidR="005C3936">
        <w:t xml:space="preserve"> the heating rate and the intermediate dwelling temperature</w:t>
      </w:r>
      <w:r w:rsidR="00443BE0">
        <w:t>,</w:t>
      </w:r>
      <w:r w:rsidR="00915198">
        <w:t xml:space="preserve"> </w:t>
      </w:r>
      <w:r w:rsidR="00443BE0">
        <w:t>and</w:t>
      </w:r>
      <w:r w:rsidR="00915198">
        <w:t xml:space="preserve"> glass-like carbon</w:t>
      </w:r>
      <w:r w:rsidR="00443BE0">
        <w:t xml:space="preserve"> synthesis</w:t>
      </w:r>
      <w:r w:rsidR="00532947">
        <w:t xml:space="preserve"> </w:t>
      </w:r>
      <w:r w:rsidR="00532947" w:rsidRPr="009261CC">
        <w:t>[</w:t>
      </w:r>
      <w:r w:rsidR="00532947">
        <w:t>2</w:t>
      </w:r>
      <w:r w:rsidR="00A12346">
        <w:t>7</w:t>
      </w:r>
      <w:r w:rsidR="00532947" w:rsidRPr="009261CC">
        <w:t>]</w:t>
      </w:r>
      <w:r w:rsidR="00915198">
        <w:t>. For instance</w:t>
      </w:r>
      <w:r w:rsidR="005C3936">
        <w:t>,</w:t>
      </w:r>
      <w:r w:rsidR="00BC680E">
        <w:t xml:space="preserve"> an intermediate dwelling temperature of</w:t>
      </w:r>
      <w:r w:rsidR="005C3936">
        <w:t xml:space="preserve"> 300˚C</w:t>
      </w:r>
      <w:r w:rsidR="00BC680E">
        <w:t xml:space="preserve"> has been extensively used for the pyrolysis of BPNE samples of multiple ranges of sizes and geometries</w:t>
      </w:r>
      <w:r w:rsidR="002458B2">
        <w:t xml:space="preserve"> </w:t>
      </w:r>
      <w:r w:rsidR="002458B2" w:rsidRPr="009261CC">
        <w:t>[</w:t>
      </w:r>
      <w:r w:rsidR="009C4FE5">
        <w:t xml:space="preserve">22, </w:t>
      </w:r>
      <w:r w:rsidR="002458B2">
        <w:t>23</w:t>
      </w:r>
      <w:r w:rsidR="009C4FE5">
        <w:t>, 27</w:t>
      </w:r>
      <w:r w:rsidR="002458B2" w:rsidRPr="009261CC">
        <w:t>]</w:t>
      </w:r>
      <w:r w:rsidR="005C3936">
        <w:t>.</w:t>
      </w:r>
      <w:r w:rsidR="00BC680E">
        <w:t xml:space="preserve"> The </w:t>
      </w:r>
      <w:r w:rsidR="00AC1055">
        <w:t>selection of this particular temperature</w:t>
      </w:r>
      <w:r w:rsidR="00BC680E">
        <w:t xml:space="preserve"> may be related to the known T</w:t>
      </w:r>
      <w:r w:rsidR="00BC680E" w:rsidRPr="00BC680E">
        <w:rPr>
          <w:vertAlign w:val="subscript"/>
        </w:rPr>
        <w:t>g</w:t>
      </w:r>
      <w:r w:rsidR="00BC680E">
        <w:t xml:space="preserve"> values for crosslinked BPNE of around 200-300 ˚C, depending on the crosslink density.</w:t>
      </w:r>
      <w:r w:rsidR="005C3936">
        <w:t xml:space="preserve"> </w:t>
      </w:r>
      <w:r w:rsidR="002C3DC0">
        <w:t>It has been previously proposed that heating polymers to a temperature just above their T</w:t>
      </w:r>
      <w:r w:rsidR="002C3DC0" w:rsidRPr="002C3DC0">
        <w:rPr>
          <w:vertAlign w:val="subscript"/>
        </w:rPr>
        <w:t>g</w:t>
      </w:r>
      <w:r w:rsidR="002C3DC0">
        <w:t xml:space="preserve"> allows a percolated carbon network to form by allowing the </w:t>
      </w:r>
      <w:r w:rsidR="00B74AE6">
        <w:t>“</w:t>
      </w:r>
      <w:r w:rsidR="002C3DC0">
        <w:t>annealing</w:t>
      </w:r>
      <w:r w:rsidR="00B74AE6">
        <w:t>”</w:t>
      </w:r>
      <w:r w:rsidR="002C3DC0">
        <w:t xml:space="preserve"> of gas pockets and </w:t>
      </w:r>
      <w:r w:rsidR="0032218D">
        <w:t xml:space="preserve">the appropriate </w:t>
      </w:r>
      <w:r w:rsidR="002C3DC0">
        <w:t>crystallite growth</w:t>
      </w:r>
      <w:r w:rsidR="009B558E">
        <w:t xml:space="preserve"> [27]</w:t>
      </w:r>
      <w:r w:rsidR="002C3DC0">
        <w:t xml:space="preserve">. </w:t>
      </w:r>
      <w:r w:rsidR="00BC680E">
        <w:t>On the other hand,</w:t>
      </w:r>
      <w:r w:rsidR="0066181A">
        <w:t xml:space="preserve"> typical heating rates for BPNE samples in the micro and macro scales have been reported to be around </w:t>
      </w:r>
      <w:r w:rsidR="00C8022C">
        <w:t>2</w:t>
      </w:r>
      <w:r w:rsidR="0066181A">
        <w:t>-5 ˚C/min</w:t>
      </w:r>
      <w:r w:rsidR="00CF3C31">
        <w:t xml:space="preserve"> </w:t>
      </w:r>
      <w:r w:rsidR="00CF3C31" w:rsidRPr="009261CC">
        <w:t>[</w:t>
      </w:r>
      <w:r w:rsidR="00CF3C31">
        <w:t>2</w:t>
      </w:r>
      <w:r w:rsidR="00C92908">
        <w:t>2-28</w:t>
      </w:r>
      <w:r w:rsidR="00CF3C31" w:rsidRPr="009261CC">
        <w:t>]</w:t>
      </w:r>
      <w:r w:rsidR="0066181A">
        <w:t>.</w:t>
      </w:r>
      <w:r w:rsidR="00C92908">
        <w:t xml:space="preserve"> Pramanick et al. investigated the effect of the heating rate on the atomic composition and microstructure of BPNE-derived carbon materials. Heating rates between 2 and 20 ˚C/min were analyzed.</w:t>
      </w:r>
      <w:r w:rsidR="0066181A">
        <w:t xml:space="preserve"> </w:t>
      </w:r>
      <w:r w:rsidR="00A84842">
        <w:t xml:space="preserve">They documented a somewhat unexpected trend were the </w:t>
      </w:r>
      <w:r w:rsidR="00712363">
        <w:t>C:O ratio</w:t>
      </w:r>
      <w:r w:rsidR="00A84842">
        <w:t xml:space="preserve"> in the pyrolyzed carbon goes through a </w:t>
      </w:r>
      <w:r w:rsidR="00712363">
        <w:t>maximum</w:t>
      </w:r>
      <w:r w:rsidR="00A84842">
        <w:t xml:space="preserve"> at about 5 ˚C/min</w:t>
      </w:r>
      <w:r w:rsidR="00712363">
        <w:t xml:space="preserve"> and decreases slightly and seemingly randomly as the heating rate increases</w:t>
      </w:r>
      <w:r w:rsidR="00A84842">
        <w:t xml:space="preserve">. </w:t>
      </w:r>
      <w:r w:rsidR="001C3285">
        <w:t xml:space="preserve">The latter </w:t>
      </w:r>
      <w:r w:rsidR="00F248B1">
        <w:t xml:space="preserve">appears to be indicative of a complex relation between heating rate and the carbon microstructure. </w:t>
      </w:r>
      <w:r w:rsidR="003E2420">
        <w:t xml:space="preserve">If the heating </w:t>
      </w:r>
      <w:r w:rsidR="00496848">
        <w:t xml:space="preserve">and polymer degradation </w:t>
      </w:r>
      <w:r w:rsidR="003E2420">
        <w:t>rate</w:t>
      </w:r>
      <w:r w:rsidR="00496848">
        <w:t>s</w:t>
      </w:r>
      <w:r w:rsidR="003E2420">
        <w:t xml:space="preserve"> do not allow </w:t>
      </w:r>
      <w:r w:rsidR="00496848">
        <w:t>for an appropriate</w:t>
      </w:r>
      <w:r w:rsidR="003E2420">
        <w:t xml:space="preserve"> degassing rate to match the viscoelastic deformation rate of the material, it may result in sample fracture or otherwise lead to drastically different microstructural features. </w:t>
      </w:r>
      <w:r w:rsidR="0066181A">
        <w:t>In the present study, we utilize</w:t>
      </w:r>
      <w:r w:rsidR="00C17D39">
        <w:t>d</w:t>
      </w:r>
      <w:r w:rsidR="0066181A">
        <w:t xml:space="preserve"> a substantially higher heating rate of 30˚C/min. It is </w:t>
      </w:r>
      <w:r w:rsidR="00C17D39">
        <w:t xml:space="preserve">entirely </w:t>
      </w:r>
      <w:r w:rsidR="0066181A">
        <w:t>surprising that glass-like carbon was formed at this higher heating rate and with a longer dwelling time of 3 hours at 300˚C</w:t>
      </w:r>
      <w:r w:rsidR="00C17D39">
        <w:t>, based on sample size</w:t>
      </w:r>
      <w:r w:rsidR="0066181A">
        <w:t xml:space="preserve">. It is possible that </w:t>
      </w:r>
      <w:r w:rsidR="00744E21">
        <w:t>this adjusted heat-treatment protocol</w:t>
      </w:r>
      <w:r w:rsidR="0066181A">
        <w:t xml:space="preserve"> </w:t>
      </w:r>
      <w:r w:rsidR="00744E21">
        <w:t>may have led</w:t>
      </w:r>
      <w:r w:rsidR="0066181A">
        <w:t xml:space="preserve"> to the successful synthesis of glass-like carbon </w:t>
      </w:r>
      <w:r w:rsidR="002458B2">
        <w:t>even in the relatively large</w:t>
      </w:r>
      <w:r w:rsidR="0066181A">
        <w:t xml:space="preserve"> millimetric solid sheets of BPNE</w:t>
      </w:r>
      <w:r w:rsidR="00F248B1">
        <w:t xml:space="preserve"> used in the present study</w:t>
      </w:r>
      <w:r w:rsidR="0066181A">
        <w:t xml:space="preserve">. </w:t>
      </w:r>
      <w:r w:rsidR="008B513B">
        <w:t>From these observations,</w:t>
      </w:r>
      <w:r w:rsidR="007E7BDE">
        <w:t xml:space="preserve"> a reasonable next step can be to investigate the effect of the degree of crosslinking of BPNE on the behavior of the material during pyrolysis </w:t>
      </w:r>
      <w:r w:rsidR="00D47997">
        <w:t>at a carefully chosen heating rate</w:t>
      </w:r>
      <w:r w:rsidR="008B513B">
        <w:t>s</w:t>
      </w:r>
      <w:r w:rsidR="00D47997">
        <w:t xml:space="preserve"> and intermediate temperatures</w:t>
      </w:r>
      <w:r w:rsidR="008B513B">
        <w:t xml:space="preserve"> selected as a function of </w:t>
      </w:r>
      <w:r w:rsidR="00D47997">
        <w:t>the T</w:t>
      </w:r>
      <w:r w:rsidR="00D47997" w:rsidRPr="00D47997">
        <w:rPr>
          <w:vertAlign w:val="subscript"/>
        </w:rPr>
        <w:t>g</w:t>
      </w:r>
      <w:r w:rsidR="00D47997">
        <w:t xml:space="preserve"> of the initial crosslinked polymer</w:t>
      </w:r>
      <w:r w:rsidR="008B513B">
        <w:t xml:space="preserve">, which can be </w:t>
      </w:r>
      <w:r w:rsidR="004E5688">
        <w:t>varied by changing the UV exposure time to control the</w:t>
      </w:r>
      <w:r w:rsidR="00D47997">
        <w:t xml:space="preserve"> </w:t>
      </w:r>
      <w:r w:rsidR="00B4314A">
        <w:t xml:space="preserve">polymer </w:t>
      </w:r>
      <w:r w:rsidR="00D47997">
        <w:t xml:space="preserve">crosslink density. </w:t>
      </w:r>
    </w:p>
    <w:p w14:paraId="06A951EC" w14:textId="4BA2A3F7" w:rsidR="00971FF8" w:rsidRPr="00971FF8" w:rsidRDefault="005B5DA6" w:rsidP="00971FF8">
      <w:pPr>
        <w:pStyle w:val="Els-1storder-head"/>
      </w:pPr>
      <w:r w:rsidRPr="00467570">
        <w:t>Conclusion</w:t>
      </w:r>
    </w:p>
    <w:p w14:paraId="469780C3" w14:textId="3829B63C" w:rsidR="005B5DA6" w:rsidRPr="00467570" w:rsidRDefault="005B5DA6" w:rsidP="00DD591A">
      <w:pPr>
        <w:pStyle w:val="Els-body-text"/>
        <w:spacing w:after="240"/>
      </w:pPr>
      <w:r w:rsidRPr="00467570">
        <w:t xml:space="preserve">In this study, we tested the hypothesis that the </w:t>
      </w:r>
      <w:r w:rsidR="00952BB8" w:rsidRPr="00467570">
        <w:t>structure</w:t>
      </w:r>
      <w:r w:rsidRPr="00467570">
        <w:t xml:space="preserve"> and the</w:t>
      </w:r>
      <w:r w:rsidR="00CA02AE">
        <w:t xml:space="preserve"> resistivity</w:t>
      </w:r>
      <w:r w:rsidRPr="00467570">
        <w:t xml:space="preserve"> of carbon materials derived from the pyrolysis of </w:t>
      </w:r>
      <w:r w:rsidR="00424184" w:rsidRPr="00467570">
        <w:t>millimeter</w:t>
      </w:r>
      <w:r w:rsidR="00424184">
        <w:t>-</w:t>
      </w:r>
      <w:r w:rsidR="00424184" w:rsidRPr="00467570">
        <w:t xml:space="preserve">scale sheets </w:t>
      </w:r>
      <w:r w:rsidR="00424184">
        <w:t xml:space="preserve">of </w:t>
      </w:r>
      <w:r w:rsidRPr="00467570">
        <w:t xml:space="preserve">Bis-phenol A Novolac Epoxy can be increased by </w:t>
      </w:r>
      <w:r w:rsidR="00424184">
        <w:t xml:space="preserve">a </w:t>
      </w:r>
      <w:r w:rsidRPr="00467570">
        <w:t>mechanical compression</w:t>
      </w:r>
      <w:r w:rsidR="00424184">
        <w:t xml:space="preserve"> pretreatment</w:t>
      </w:r>
      <w:r w:rsidRPr="00467570">
        <w:t xml:space="preserve"> pre-pyrolysis. First, </w:t>
      </w:r>
      <w:r w:rsidR="00EA6D5C">
        <w:t xml:space="preserve">the values obtained for the </w:t>
      </w:r>
      <w:r w:rsidR="00C165BE">
        <w:t>resistivity</w:t>
      </w:r>
      <w:r w:rsidR="00EA6D5C">
        <w:t xml:space="preserve"> of the carbon samples</w:t>
      </w:r>
      <w:r w:rsidR="00C165BE">
        <w:t xml:space="preserve"> </w:t>
      </w:r>
      <w:r w:rsidRPr="00467570">
        <w:t xml:space="preserve">indicated </w:t>
      </w:r>
      <w:r w:rsidR="00EA6D5C">
        <w:t>the absence of noticeable</w:t>
      </w:r>
      <w:r w:rsidRPr="00467570">
        <w:t xml:space="preserve"> variation</w:t>
      </w:r>
      <w:r w:rsidR="00EA6D5C">
        <w:t>s in</w:t>
      </w:r>
      <w:r w:rsidR="00127870" w:rsidRPr="00467570">
        <w:t xml:space="preserve"> the macroscopic</w:t>
      </w:r>
      <w:r w:rsidR="00EA6D5C">
        <w:t xml:space="preserve"> electrical</w:t>
      </w:r>
      <w:r w:rsidR="00127870" w:rsidRPr="00467570">
        <w:t xml:space="preserve"> </w:t>
      </w:r>
      <w:r w:rsidR="00EA6D5C">
        <w:t xml:space="preserve">behavior between the materials synthesized </w:t>
      </w:r>
      <w:r w:rsidRPr="00467570">
        <w:t>with</w:t>
      </w:r>
      <w:r w:rsidR="00EA6D5C">
        <w:t xml:space="preserve"> and without</w:t>
      </w:r>
      <w:r w:rsidRPr="00467570">
        <w:t xml:space="preserve"> </w:t>
      </w:r>
      <w:r w:rsidR="00127870" w:rsidRPr="00467570">
        <w:t xml:space="preserve">the </w:t>
      </w:r>
      <w:r w:rsidRPr="00467570">
        <w:t>compression</w:t>
      </w:r>
      <w:r w:rsidR="00D71BC6" w:rsidRPr="00467570">
        <w:t xml:space="preserve"> pre</w:t>
      </w:r>
      <w:r w:rsidR="00127870" w:rsidRPr="00467570">
        <w:t>treatment</w:t>
      </w:r>
      <w:r w:rsidRPr="00467570">
        <w:t xml:space="preserve">. Then, Raman spectroscopy and XRD supported the finding that there does not seem to be any significant variations in the graphitic crystallite size and </w:t>
      </w:r>
      <w:r w:rsidR="007E191E">
        <w:t xml:space="preserve">the degree of microstructural </w:t>
      </w:r>
      <w:r w:rsidRPr="00467570">
        <w:t xml:space="preserve">order between the samples with and without </w:t>
      </w:r>
      <w:r w:rsidR="007E191E">
        <w:t xml:space="preserve">a </w:t>
      </w:r>
      <w:r w:rsidRPr="00467570">
        <w:t>compression</w:t>
      </w:r>
      <w:r w:rsidR="007E191E">
        <w:t xml:space="preserve"> pretreatment</w:t>
      </w:r>
      <w:r w:rsidRPr="00467570">
        <w:t xml:space="preserve"> </w:t>
      </w:r>
      <w:r w:rsidR="007E191E">
        <w:t>reaching a</w:t>
      </w:r>
      <w:r w:rsidR="00833C68">
        <w:t xml:space="preserve"> </w:t>
      </w:r>
      <w:r w:rsidR="003329EA">
        <w:t xml:space="preserve">compressive </w:t>
      </w:r>
      <w:r w:rsidR="00833C68">
        <w:t>stress of up to</w:t>
      </w:r>
      <w:r w:rsidRPr="00467570">
        <w:t xml:space="preserve"> 50 MPa. We cannot conclude from this study if the electrical properties of BPNE-derived carbon materials can be at all enhanced by modifying the fabrication protocol </w:t>
      </w:r>
      <w:r w:rsidR="008334B4" w:rsidRPr="00467570">
        <w:t xml:space="preserve">with the addition mechanical or other types of </w:t>
      </w:r>
      <w:r w:rsidR="003329EA">
        <w:t>pre</w:t>
      </w:r>
      <w:r w:rsidR="008334B4" w:rsidRPr="00467570">
        <w:t>treatments</w:t>
      </w:r>
      <w:r w:rsidRPr="00467570">
        <w:t xml:space="preserve">. </w:t>
      </w:r>
      <w:r w:rsidR="001A1710">
        <w:t>However, from this initial study we showed that</w:t>
      </w:r>
      <w:r w:rsidRPr="00467570">
        <w:t xml:space="preserve"> </w:t>
      </w:r>
      <w:r w:rsidR="001A1710">
        <w:t xml:space="preserve">it seems </w:t>
      </w:r>
      <w:r w:rsidR="008334B4" w:rsidRPr="00467570">
        <w:t>unfeasible</w:t>
      </w:r>
      <w:r w:rsidRPr="00467570">
        <w:t xml:space="preserve"> </w:t>
      </w:r>
      <w:r w:rsidR="001A1710">
        <w:t xml:space="preserve">to achieve the latter goal </w:t>
      </w:r>
      <w:r w:rsidRPr="00467570">
        <w:t xml:space="preserve">with the fabrication process used herein. </w:t>
      </w:r>
      <w:r w:rsidR="001A1710">
        <w:t>Therefore,</w:t>
      </w:r>
      <w:r w:rsidRPr="00467570">
        <w:t xml:space="preserve"> </w:t>
      </w:r>
      <w:r w:rsidR="001A1710">
        <w:t xml:space="preserve">it </w:t>
      </w:r>
      <w:r w:rsidRPr="00467570">
        <w:t>appears that if mechanical deformation resu</w:t>
      </w:r>
      <w:r w:rsidR="008334B4" w:rsidRPr="00467570">
        <w:t xml:space="preserve">lting from the </w:t>
      </w:r>
      <w:r w:rsidR="001A1710">
        <w:t xml:space="preserve">internal stresses develop during </w:t>
      </w:r>
      <w:r w:rsidR="008334B4" w:rsidRPr="00467570">
        <w:t xml:space="preserve">pyrolysis of the </w:t>
      </w:r>
      <w:r w:rsidRPr="00467570">
        <w:t>phenolic epo</w:t>
      </w:r>
      <w:r w:rsidR="00753CBF" w:rsidRPr="00467570">
        <w:t xml:space="preserve">xide </w:t>
      </w:r>
      <w:r w:rsidRPr="00467570">
        <w:t>precursors takes part in the previously documented increase</w:t>
      </w:r>
      <w:r w:rsidR="009B44D4" w:rsidRPr="00467570">
        <w:t xml:space="preserve"> in electrical conductivity</w:t>
      </w:r>
      <w:r w:rsidRPr="00467570">
        <w:t xml:space="preserve">, the stresses therein must be considerable higher </w:t>
      </w:r>
      <w:r w:rsidR="001A1710">
        <w:t xml:space="preserve">than the ones used here. Furthermore, it is proposed that the present result may be also explained </w:t>
      </w:r>
      <w:r w:rsidR="001A1710">
        <w:lastRenderedPageBreak/>
        <w:t xml:space="preserve">if the most crucial factor influencing the microstructure of BPNE-derived carbon is the loss temperature-dependent decrease in crosslink density, which may result in a unique viscoelastic behavior </w:t>
      </w:r>
      <w:r w:rsidR="00DD591A">
        <w:t>during carbonization.</w:t>
      </w:r>
      <w:r w:rsidRPr="00467570">
        <w:t xml:space="preserve"> </w:t>
      </w:r>
      <w:r w:rsidR="00DD591A">
        <w:t xml:space="preserve">If so, any </w:t>
      </w:r>
      <w:r w:rsidRPr="00467570">
        <w:t xml:space="preserve">alignment of the phenolic cores and </w:t>
      </w:r>
      <w:r w:rsidR="00DD591A">
        <w:t>any</w:t>
      </w:r>
      <w:r w:rsidRPr="00467570">
        <w:t xml:space="preserve"> degree of order </w:t>
      </w:r>
      <w:r w:rsidR="00DD591A">
        <w:t>induced in the polymer sample via</w:t>
      </w:r>
      <w:r w:rsidR="002C7EAF" w:rsidRPr="00467570">
        <w:t xml:space="preserve"> π-π stacking</w:t>
      </w:r>
      <w:r w:rsidR="00DD591A">
        <w:t xml:space="preserve"> may be ineffectual as the material will undergo a substantial amount of reconfiguration during volume loss</w:t>
      </w:r>
      <w:r w:rsidRPr="00467570">
        <w:t xml:space="preserve">. This study serves as starting point in the search of relatively </w:t>
      </w:r>
      <w:r w:rsidR="00B37034" w:rsidRPr="00467570">
        <w:t xml:space="preserve">low-cost methods to obtain </w:t>
      </w:r>
      <w:r w:rsidR="00DD591A">
        <w:t xml:space="preserve">glass-like </w:t>
      </w:r>
      <w:r w:rsidRPr="00467570">
        <w:t>carbon materials</w:t>
      </w:r>
      <w:r w:rsidR="003B47F7" w:rsidRPr="00467570">
        <w:t xml:space="preserve"> </w:t>
      </w:r>
      <w:r w:rsidR="00DD591A">
        <w:t>with a slightly more graphitic character</w:t>
      </w:r>
      <w:r w:rsidRPr="00467570">
        <w:t xml:space="preserve"> </w:t>
      </w:r>
      <w:r w:rsidR="003B47F7" w:rsidRPr="00467570">
        <w:t>derived from</w:t>
      </w:r>
      <w:r w:rsidR="00A64A6F" w:rsidRPr="00467570">
        <w:t xml:space="preserve"> </w:t>
      </w:r>
      <w:r w:rsidRPr="00467570">
        <w:t>organic polymer precursors that can be easily patterned</w:t>
      </w:r>
      <w:r w:rsidR="009B44D4" w:rsidRPr="00467570">
        <w:t xml:space="preserve"> into functional geometries</w:t>
      </w:r>
      <w:r w:rsidRPr="00467570">
        <w:t>.</w:t>
      </w:r>
    </w:p>
    <w:p w14:paraId="009A175A" w14:textId="77777777" w:rsidR="005B5DA6" w:rsidRPr="00467570" w:rsidRDefault="005B5DA6" w:rsidP="005B5DA6">
      <w:pPr>
        <w:pStyle w:val="Els-acknowledgement"/>
        <w:spacing w:before="240" w:line="240" w:lineRule="exact"/>
      </w:pPr>
      <w:r w:rsidRPr="00467570">
        <w:t>Acknowledgements</w:t>
      </w:r>
    </w:p>
    <w:p w14:paraId="327E7598" w14:textId="52DF4AD1" w:rsidR="005B5DA6" w:rsidRPr="00467570" w:rsidRDefault="005E1455" w:rsidP="00741B37">
      <w:pPr>
        <w:pStyle w:val="Els-body-text"/>
        <w:spacing w:after="240"/>
      </w:pPr>
      <w:r>
        <w:t>Authors would like to</w:t>
      </w:r>
      <w:r w:rsidRPr="00467570">
        <w:t xml:space="preserve"> thank the </w:t>
      </w:r>
      <w:r>
        <w:t xml:space="preserve">financial </w:t>
      </w:r>
      <w:r w:rsidRPr="00467570">
        <w:t xml:space="preserve">support from Tecnologico de Monterrey </w:t>
      </w:r>
      <w:r>
        <w:t>as part of the</w:t>
      </w:r>
      <w:r w:rsidRPr="00467570">
        <w:t xml:space="preserve"> China-Tec </w:t>
      </w:r>
      <w:r>
        <w:t xml:space="preserve">Research Initiative </w:t>
      </w:r>
      <w:r w:rsidRPr="00467570">
        <w:t>for the development of</w:t>
      </w:r>
      <w:r>
        <w:t xml:space="preserve"> </w:t>
      </w:r>
      <w:r w:rsidRPr="00467570">
        <w:t>photosensitive materials.</w:t>
      </w:r>
      <w:r>
        <w:t xml:space="preserve"> </w:t>
      </w:r>
      <w:r w:rsidR="00FF718F">
        <w:t xml:space="preserve">O.K.T. thanks financial support from CONACYT </w:t>
      </w:r>
      <w:r w:rsidR="00765896">
        <w:t xml:space="preserve">(grant no. </w:t>
      </w:r>
      <w:r w:rsidR="00765896" w:rsidRPr="00765896">
        <w:t>2019-000002-01NACF</w:t>
      </w:r>
      <w:r w:rsidR="00765896">
        <w:t xml:space="preserve">). </w:t>
      </w:r>
      <w:r w:rsidR="005B5DA6" w:rsidRPr="00467570">
        <w:t>We thank Prof. Dr. Marcelo Videa</w:t>
      </w:r>
      <w:r w:rsidR="004322F0">
        <w:t xml:space="preserve"> </w:t>
      </w:r>
      <w:r w:rsidR="004322F0" w:rsidRPr="00467570">
        <w:t>and Dr. Sunny Holmberg</w:t>
      </w:r>
      <w:r w:rsidR="005B5DA6" w:rsidRPr="00467570">
        <w:t xml:space="preserve"> for</w:t>
      </w:r>
      <w:r w:rsidR="007A2C4E">
        <w:t xml:space="preserve"> access</w:t>
      </w:r>
      <w:r w:rsidR="005B5DA6" w:rsidRPr="00467570">
        <w:t xml:space="preserve"> </w:t>
      </w:r>
      <w:r w:rsidR="007A2C4E">
        <w:t xml:space="preserve">to </w:t>
      </w:r>
      <w:r w:rsidR="005B5DA6" w:rsidRPr="00467570">
        <w:t xml:space="preserve">the XRD </w:t>
      </w:r>
      <w:r w:rsidR="004322F0">
        <w:t>and the</w:t>
      </w:r>
      <w:r w:rsidR="005B5DA6" w:rsidRPr="00467570">
        <w:t xml:space="preserve"> Raman spectro</w:t>
      </w:r>
      <w:r w:rsidR="004322F0">
        <w:t>photometer</w:t>
      </w:r>
      <w:r w:rsidR="007A2C4E">
        <w:t>s</w:t>
      </w:r>
      <w:r w:rsidR="004322F0">
        <w:t>, respectively</w:t>
      </w:r>
      <w:r w:rsidR="005B5DA6" w:rsidRPr="00467570">
        <w:t xml:space="preserve">. </w:t>
      </w:r>
      <w:r w:rsidR="00EB6ACD">
        <w:t xml:space="preserve">A special acknowledgment to the Centro del Agua at Tecnologico de Monterrey for access to the Raman </w:t>
      </w:r>
      <w:r w:rsidR="00634B59">
        <w:t>facility</w:t>
      </w:r>
      <w:r w:rsidR="00EB6ACD">
        <w:t xml:space="preserve">. </w:t>
      </w:r>
      <w:r w:rsidR="005B5DA6" w:rsidRPr="00467570">
        <w:t xml:space="preserve">We thank Dr. Arnoldo Sanchez for guidance with the four-point-probe method. </w:t>
      </w:r>
      <w:r w:rsidR="005320DD">
        <w:t xml:space="preserve">We also thank financial support from </w:t>
      </w:r>
      <w:r w:rsidR="005320DD" w:rsidRPr="005320DD">
        <w:t>the Nanosensors and Devices Research Group at Tecnologico de Monterrey (0020209I06</w:t>
      </w:r>
      <w:r w:rsidR="005320DD">
        <w:t xml:space="preserve">). </w:t>
      </w:r>
      <w:r w:rsidR="00925EBF">
        <w:t>A.A.S thanks the Department for Sustainable Technologies and Civil Engineering</w:t>
      </w:r>
      <w:r w:rsidR="008C4EC7">
        <w:t xml:space="preserve"> for additional support</w:t>
      </w:r>
      <w:r w:rsidR="00925EBF">
        <w:t xml:space="preserve">. </w:t>
      </w:r>
    </w:p>
    <w:p w14:paraId="0A8C396A" w14:textId="77777777" w:rsidR="005B5DA6" w:rsidRPr="00467570" w:rsidRDefault="005B5DA6" w:rsidP="005B5DA6">
      <w:pPr>
        <w:pStyle w:val="Heading1"/>
        <w:pBdr>
          <w:right w:val="single" w:sz="4" w:space="1" w:color="auto"/>
        </w:pBdr>
        <w:spacing w:after="200" w:line="240" w:lineRule="exact"/>
        <w:rPr>
          <w:lang w:val="en-US"/>
        </w:rPr>
      </w:pPr>
      <w:r w:rsidRPr="00467570">
        <w:rPr>
          <w:lang w:val="en-US"/>
        </w:rPr>
        <w:t>Nomenclature</w:t>
      </w:r>
    </w:p>
    <w:p w14:paraId="40835540"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BPNE</w:t>
      </w:r>
      <w:r w:rsidRPr="00467570">
        <w:rPr>
          <w:lang w:val="en-US"/>
        </w:rPr>
        <w:tab/>
        <w:t>Bis-phenol A Novolac Epoxy</w:t>
      </w:r>
    </w:p>
    <w:p w14:paraId="096A4581"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PDMS</w:t>
      </w:r>
      <w:r w:rsidRPr="00467570">
        <w:rPr>
          <w:lang w:val="en-US"/>
        </w:rPr>
        <w:tab/>
        <w:t>Poly-dimethylsiloxane</w:t>
      </w:r>
    </w:p>
    <w:p w14:paraId="4CF923C1"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PAN</w:t>
      </w:r>
      <w:r w:rsidRPr="00467570">
        <w:rPr>
          <w:lang w:val="en-US"/>
        </w:rPr>
        <w:tab/>
        <w:t>Poly-acrylonitrile</w:t>
      </w:r>
    </w:p>
    <w:p w14:paraId="0CDD7E4E" w14:textId="49B275E9" w:rsidR="005B5DA6" w:rsidRPr="00467570" w:rsidRDefault="00F26558"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MEMS</w:t>
      </w:r>
      <w:r w:rsidRPr="00467570">
        <w:rPr>
          <w:lang w:val="en-US"/>
        </w:rPr>
        <w:tab/>
        <w:t>Micro</w:t>
      </w:r>
      <w:r w:rsidR="005B5DA6" w:rsidRPr="00467570">
        <w:rPr>
          <w:lang w:val="en-US"/>
        </w:rPr>
        <w:t>electromechanical systems</w:t>
      </w:r>
    </w:p>
    <w:p w14:paraId="28432BFD"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XRD</w:t>
      </w:r>
      <w:r w:rsidRPr="00467570">
        <w:rPr>
          <w:lang w:val="en-US"/>
        </w:rPr>
        <w:tab/>
        <w:t>X-ray diffraction</w:t>
      </w:r>
    </w:p>
    <w:p w14:paraId="33FB3E7C"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UV</w:t>
      </w:r>
      <w:r w:rsidRPr="00467570">
        <w:rPr>
          <w:lang w:val="en-US"/>
        </w:rPr>
        <w:tab/>
        <w:t>Ultraviolet</w:t>
      </w:r>
    </w:p>
    <w:p w14:paraId="2F80AC7E" w14:textId="340DFEEE" w:rsidR="00AA6B0F" w:rsidRPr="00467570" w:rsidRDefault="00AA6B0F" w:rsidP="007E02CD">
      <w:pPr>
        <w:pStyle w:val="Els-acknowledgement"/>
        <w:spacing w:before="240" w:line="240" w:lineRule="exact"/>
      </w:pPr>
      <w:r w:rsidRPr="00467570">
        <w:t>References</w:t>
      </w:r>
    </w:p>
    <w:p w14:paraId="61125CD9" w14:textId="384CBE83" w:rsidR="00536A31" w:rsidRPr="00536A31" w:rsidRDefault="002B101A" w:rsidP="00536A31">
      <w:pPr>
        <w:autoSpaceDE w:val="0"/>
        <w:autoSpaceDN w:val="0"/>
        <w:adjustRightInd w:val="0"/>
        <w:ind w:left="640" w:hanging="64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536A31" w:rsidRPr="00536A31">
        <w:rPr>
          <w:noProof/>
          <w:szCs w:val="24"/>
        </w:rPr>
        <w:t>[1]</w:t>
      </w:r>
      <w:r w:rsidR="00536A31" w:rsidRPr="00536A31">
        <w:rPr>
          <w:noProof/>
          <w:szCs w:val="24"/>
        </w:rPr>
        <w:tab/>
        <w:t>R.L. McCreery, Advanced Carbon Electrode Materials for Molecular Electrochemistry, Chem. Rev. 108 (2008) 2646–2687.</w:t>
      </w:r>
    </w:p>
    <w:p w14:paraId="1880EC18" w14:textId="3D1A237E" w:rsidR="00536A31" w:rsidRPr="00536A31" w:rsidRDefault="00536A31" w:rsidP="00536A31">
      <w:pPr>
        <w:autoSpaceDE w:val="0"/>
        <w:autoSpaceDN w:val="0"/>
        <w:adjustRightInd w:val="0"/>
        <w:ind w:left="640" w:hanging="640"/>
        <w:rPr>
          <w:noProof/>
          <w:szCs w:val="24"/>
        </w:rPr>
      </w:pPr>
      <w:r w:rsidRPr="00536A31">
        <w:rPr>
          <w:noProof/>
          <w:szCs w:val="24"/>
        </w:rPr>
        <w:t>[2]</w:t>
      </w:r>
      <w:r w:rsidRPr="00536A31">
        <w:rPr>
          <w:noProof/>
          <w:szCs w:val="24"/>
        </w:rPr>
        <w:tab/>
        <w:t>A.K. Geim, Random Walk to Graphene (Nobel Lecture), Angew. Chemie Int. Ed. 50 (2011) 6966–6985.</w:t>
      </w:r>
    </w:p>
    <w:p w14:paraId="24EE007B" w14:textId="0C3A34B0" w:rsidR="00536A31" w:rsidRPr="00536A31" w:rsidRDefault="00536A31" w:rsidP="00536A31">
      <w:pPr>
        <w:autoSpaceDE w:val="0"/>
        <w:autoSpaceDN w:val="0"/>
        <w:adjustRightInd w:val="0"/>
        <w:ind w:left="640" w:hanging="640"/>
        <w:rPr>
          <w:noProof/>
          <w:szCs w:val="24"/>
        </w:rPr>
      </w:pPr>
      <w:r w:rsidRPr="00536A31">
        <w:rPr>
          <w:noProof/>
          <w:szCs w:val="24"/>
        </w:rPr>
        <w:t>[3]</w:t>
      </w:r>
      <w:r w:rsidRPr="00536A31">
        <w:rPr>
          <w:noProof/>
          <w:szCs w:val="24"/>
        </w:rPr>
        <w:tab/>
        <w:t>M.J. Allen, V.C. Tung, R.B. Kaner, Honeycomb Carbon: A Review of Graphene, Chem. Rev. 110 (2010) 132–145.</w:t>
      </w:r>
    </w:p>
    <w:p w14:paraId="59952528" w14:textId="31667A76" w:rsidR="00536A31" w:rsidRPr="00536A31" w:rsidRDefault="00536A31" w:rsidP="00536A31">
      <w:pPr>
        <w:autoSpaceDE w:val="0"/>
        <w:autoSpaceDN w:val="0"/>
        <w:adjustRightInd w:val="0"/>
        <w:ind w:left="640" w:hanging="640"/>
        <w:rPr>
          <w:noProof/>
          <w:szCs w:val="24"/>
        </w:rPr>
      </w:pPr>
      <w:r w:rsidRPr="00536A31">
        <w:rPr>
          <w:noProof/>
          <w:szCs w:val="24"/>
        </w:rPr>
        <w:t>[4]</w:t>
      </w:r>
      <w:r w:rsidRPr="00536A31">
        <w:rPr>
          <w:noProof/>
          <w:szCs w:val="24"/>
        </w:rPr>
        <w:tab/>
        <w:t>Y. Zhu, S. Murali, W. Cai, X. Li, J.W. Suk, J.R. Potts, R.S. Ruoff, Graphene and Graphene Oxide: Synthesis, Properties, and Applications, Adv. Mater. 22 (2010) 3906–3924.</w:t>
      </w:r>
    </w:p>
    <w:p w14:paraId="49BF4B65" w14:textId="72ACBDCE" w:rsidR="00536A31" w:rsidRPr="004205A9" w:rsidRDefault="00536A31" w:rsidP="00536A31">
      <w:pPr>
        <w:autoSpaceDE w:val="0"/>
        <w:autoSpaceDN w:val="0"/>
        <w:adjustRightInd w:val="0"/>
        <w:ind w:left="640" w:hanging="640"/>
        <w:rPr>
          <w:noProof/>
          <w:szCs w:val="24"/>
        </w:rPr>
      </w:pPr>
      <w:r w:rsidRPr="00536A31">
        <w:rPr>
          <w:noProof/>
          <w:szCs w:val="24"/>
        </w:rPr>
        <w:t>[5]</w:t>
      </w:r>
      <w:r w:rsidRPr="00536A31">
        <w:rPr>
          <w:noProof/>
          <w:szCs w:val="24"/>
        </w:rPr>
        <w:tab/>
        <w:t>M.. Katsnelson, A.. Geim, Electron scattering on microscopic corrugations in graphene, Philos. Trans. R. Soc. A Math. Phys. Eng. Sci. 366 (2008) 195–204.</w:t>
      </w:r>
    </w:p>
    <w:p w14:paraId="4ABC2FB1" w14:textId="10B1FFD9" w:rsidR="00536A31" w:rsidRPr="004205A9" w:rsidRDefault="00536A31" w:rsidP="00536A31">
      <w:pPr>
        <w:autoSpaceDE w:val="0"/>
        <w:autoSpaceDN w:val="0"/>
        <w:adjustRightInd w:val="0"/>
        <w:ind w:left="640" w:hanging="640"/>
        <w:rPr>
          <w:noProof/>
          <w:szCs w:val="24"/>
        </w:rPr>
      </w:pPr>
      <w:r w:rsidRPr="004205A9">
        <w:rPr>
          <w:noProof/>
          <w:szCs w:val="24"/>
        </w:rPr>
        <w:t>[6]</w:t>
      </w:r>
      <w:r w:rsidRPr="004205A9">
        <w:rPr>
          <w:noProof/>
          <w:szCs w:val="24"/>
        </w:rPr>
        <w:tab/>
        <w:t>D. Li, R.B. Kaner, MATERIALS SCIENCE: Graphene-Based Materials, Science. 320 (2008) 1170–1171.</w:t>
      </w:r>
    </w:p>
    <w:p w14:paraId="307E7683" w14:textId="79F6738B" w:rsidR="00536A31" w:rsidRPr="004205A9" w:rsidRDefault="00536A31" w:rsidP="00536A31">
      <w:pPr>
        <w:autoSpaceDE w:val="0"/>
        <w:autoSpaceDN w:val="0"/>
        <w:adjustRightInd w:val="0"/>
        <w:ind w:left="640" w:hanging="640"/>
        <w:rPr>
          <w:noProof/>
          <w:szCs w:val="24"/>
        </w:rPr>
      </w:pPr>
      <w:r w:rsidRPr="004205A9">
        <w:rPr>
          <w:noProof/>
          <w:szCs w:val="24"/>
        </w:rPr>
        <w:t>[7]</w:t>
      </w:r>
      <w:r w:rsidRPr="004205A9">
        <w:rPr>
          <w:noProof/>
          <w:szCs w:val="24"/>
        </w:rPr>
        <w:tab/>
        <w:t>A.K. Geim, K.S. Novoselov, The rise of graphene, Nat. Mater. 6 (2007) 183–191.</w:t>
      </w:r>
    </w:p>
    <w:p w14:paraId="7E9557ED" w14:textId="7FA70475" w:rsidR="00536A31" w:rsidRPr="004205A9" w:rsidRDefault="00536A31" w:rsidP="00536A31">
      <w:pPr>
        <w:autoSpaceDE w:val="0"/>
        <w:autoSpaceDN w:val="0"/>
        <w:adjustRightInd w:val="0"/>
        <w:ind w:left="640" w:hanging="640"/>
        <w:rPr>
          <w:noProof/>
          <w:szCs w:val="24"/>
        </w:rPr>
      </w:pPr>
      <w:r w:rsidRPr="004205A9">
        <w:rPr>
          <w:noProof/>
          <w:szCs w:val="24"/>
        </w:rPr>
        <w:t>[8]</w:t>
      </w:r>
      <w:r w:rsidRPr="004205A9">
        <w:rPr>
          <w:noProof/>
          <w:szCs w:val="24"/>
        </w:rPr>
        <w:tab/>
        <w:t>A.K. Geim, Graphene: Status and Prospects, Science. 324 (2009) 1530–1534.</w:t>
      </w:r>
    </w:p>
    <w:p w14:paraId="425B2538" w14:textId="7F0D19F3" w:rsidR="00536A31" w:rsidRPr="004205A9" w:rsidRDefault="00536A31" w:rsidP="00536A31">
      <w:pPr>
        <w:autoSpaceDE w:val="0"/>
        <w:autoSpaceDN w:val="0"/>
        <w:adjustRightInd w:val="0"/>
        <w:ind w:left="640" w:hanging="640"/>
        <w:rPr>
          <w:noProof/>
          <w:szCs w:val="24"/>
        </w:rPr>
      </w:pPr>
      <w:r w:rsidRPr="004205A9">
        <w:rPr>
          <w:noProof/>
          <w:szCs w:val="24"/>
        </w:rPr>
        <w:t>[9]</w:t>
      </w:r>
      <w:r w:rsidRPr="004205A9">
        <w:rPr>
          <w:noProof/>
          <w:szCs w:val="24"/>
        </w:rPr>
        <w:tab/>
        <w:t>H.C. Schniepp, J.-L. Li, M.J. McAllister, H. Sai, M. Herrera-Alonso, D.H. Adamson, R.K. Prud’homme, R. Car, D.A. Saville, I.A. Aksay, Functionalized Single Graphene Sheets Derived from Splitting Graphite Oxide, J. Phys. Chem. B. 110 (2006) 8535–8539.</w:t>
      </w:r>
    </w:p>
    <w:p w14:paraId="3DAFB494" w14:textId="646A1091" w:rsidR="00536A31" w:rsidRPr="004205A9" w:rsidRDefault="00536A31" w:rsidP="00536A31">
      <w:pPr>
        <w:autoSpaceDE w:val="0"/>
        <w:autoSpaceDN w:val="0"/>
        <w:adjustRightInd w:val="0"/>
        <w:ind w:left="640" w:hanging="640"/>
        <w:rPr>
          <w:noProof/>
          <w:szCs w:val="24"/>
        </w:rPr>
      </w:pPr>
      <w:r w:rsidRPr="004205A9">
        <w:rPr>
          <w:noProof/>
          <w:szCs w:val="24"/>
        </w:rPr>
        <w:t>[10]</w:t>
      </w:r>
      <w:r w:rsidRPr="004205A9">
        <w:rPr>
          <w:noProof/>
          <w:szCs w:val="24"/>
        </w:rPr>
        <w:tab/>
        <w:t>H.C. Schniepp, K.N. Kudin, J.-L. Li, R.K. Prud’homme, R. Car, D.A. Saville, I.A. Aksay, Bending Properties of Single Functionalized Graphene Sheets Probed by Atomic Force Microscopy, ACS Nano. 2 (2008) 2577–2584.</w:t>
      </w:r>
    </w:p>
    <w:p w14:paraId="18AF6670" w14:textId="4A82E654" w:rsidR="00536A31" w:rsidRPr="00536A31" w:rsidRDefault="00536A31" w:rsidP="00536A31">
      <w:pPr>
        <w:autoSpaceDE w:val="0"/>
        <w:autoSpaceDN w:val="0"/>
        <w:adjustRightInd w:val="0"/>
        <w:ind w:left="640" w:hanging="640"/>
        <w:rPr>
          <w:noProof/>
          <w:szCs w:val="24"/>
        </w:rPr>
      </w:pPr>
      <w:r w:rsidRPr="004205A9">
        <w:rPr>
          <w:noProof/>
          <w:szCs w:val="24"/>
        </w:rPr>
        <w:t>[11]</w:t>
      </w:r>
      <w:r w:rsidRPr="004205A9">
        <w:rPr>
          <w:noProof/>
          <w:szCs w:val="24"/>
        </w:rPr>
        <w:tab/>
        <w:t>M.F. El-Kady, V. Strong, S. Dubin, R.B. Kaner, Laser Scribing of High-Performance and Flexible Graphene-Based Electrochemical Capacitors, Science. 335 (2012) 1326–1330.</w:t>
      </w:r>
    </w:p>
    <w:p w14:paraId="1BF993E8" w14:textId="79CBCC5F" w:rsidR="00536A31" w:rsidRPr="00536A31" w:rsidRDefault="00536A31" w:rsidP="00536A31">
      <w:pPr>
        <w:autoSpaceDE w:val="0"/>
        <w:autoSpaceDN w:val="0"/>
        <w:adjustRightInd w:val="0"/>
        <w:ind w:left="640" w:hanging="640"/>
        <w:rPr>
          <w:noProof/>
          <w:szCs w:val="24"/>
        </w:rPr>
      </w:pPr>
      <w:r w:rsidRPr="00536A31">
        <w:rPr>
          <w:noProof/>
          <w:szCs w:val="24"/>
        </w:rPr>
        <w:t>[12]</w:t>
      </w:r>
      <w:r w:rsidRPr="00536A31">
        <w:rPr>
          <w:noProof/>
          <w:szCs w:val="24"/>
        </w:rPr>
        <w:tab/>
        <w:t>B. Cardenas-Benitez, C. Eschenbaum, D. Mager, J.G. Korvink, M.J. Madou, U. Lemmer, I. De Leon, S.O. Martinez-Chapa, Pyrolysis-induced shrinking of three-dimensional structures fabricated by two-photon polymerization: experiment and theoretical model, Microsystems Nanoeng. 5 (2019) 38.</w:t>
      </w:r>
    </w:p>
    <w:p w14:paraId="50ABEE1E" w14:textId="49F311E2" w:rsidR="00536A31" w:rsidRPr="00536A31" w:rsidRDefault="00536A31" w:rsidP="00536A31">
      <w:pPr>
        <w:autoSpaceDE w:val="0"/>
        <w:autoSpaceDN w:val="0"/>
        <w:adjustRightInd w:val="0"/>
        <w:ind w:left="640" w:hanging="640"/>
        <w:rPr>
          <w:noProof/>
          <w:szCs w:val="24"/>
        </w:rPr>
      </w:pPr>
      <w:r w:rsidRPr="00536A31">
        <w:rPr>
          <w:noProof/>
          <w:szCs w:val="24"/>
        </w:rPr>
        <w:t>[13]</w:t>
      </w:r>
      <w:r w:rsidRPr="00536A31">
        <w:rPr>
          <w:noProof/>
          <w:szCs w:val="24"/>
        </w:rPr>
        <w:tab/>
        <w:t xml:space="preserve">B.Y. Park, L. Taherabadi, C. Wang, J. Zoval, M.J. Madou, Electrical Properties and Shrinkage of Carbonized Photoresist Films and the Implications for Carbon Microelectromechanical Systems Devices in </w:t>
      </w:r>
      <w:r w:rsidRPr="00536A31">
        <w:rPr>
          <w:noProof/>
          <w:szCs w:val="24"/>
        </w:rPr>
        <w:lastRenderedPageBreak/>
        <w:t>Conductive Media, J. Electrochem. Soc. 152 (2005) J136.</w:t>
      </w:r>
    </w:p>
    <w:p w14:paraId="6EDACFA2" w14:textId="1F4545DE" w:rsidR="00536A31" w:rsidRPr="00536A31" w:rsidRDefault="00536A31" w:rsidP="00536A31">
      <w:pPr>
        <w:autoSpaceDE w:val="0"/>
        <w:autoSpaceDN w:val="0"/>
        <w:adjustRightInd w:val="0"/>
        <w:ind w:left="640" w:hanging="640"/>
        <w:rPr>
          <w:noProof/>
          <w:szCs w:val="24"/>
        </w:rPr>
      </w:pPr>
      <w:r w:rsidRPr="00536A31">
        <w:rPr>
          <w:noProof/>
          <w:szCs w:val="24"/>
        </w:rPr>
        <w:t>[14]</w:t>
      </w:r>
      <w:r w:rsidRPr="00536A31">
        <w:rPr>
          <w:noProof/>
          <w:szCs w:val="24"/>
        </w:rPr>
        <w:tab/>
        <w:t>G. Canton, T. Do, L. Kulinsky, M. Madou, Improved conductivity of suspended carbon fibers through integration of C-MEMS and Electro-Mechanical Spinning technologies, Carbon N. Y. 71 (2014) 338–342.</w:t>
      </w:r>
    </w:p>
    <w:p w14:paraId="5B5C78C7" w14:textId="113C2738" w:rsidR="00536A31" w:rsidRPr="00536A31" w:rsidRDefault="00536A31" w:rsidP="00536A31">
      <w:pPr>
        <w:autoSpaceDE w:val="0"/>
        <w:autoSpaceDN w:val="0"/>
        <w:adjustRightInd w:val="0"/>
        <w:ind w:left="640" w:hanging="640"/>
        <w:rPr>
          <w:noProof/>
          <w:szCs w:val="24"/>
        </w:rPr>
      </w:pPr>
      <w:r w:rsidRPr="00536A31">
        <w:rPr>
          <w:noProof/>
          <w:szCs w:val="24"/>
        </w:rPr>
        <w:t>[15]</w:t>
      </w:r>
      <w:r w:rsidRPr="00536A31">
        <w:rPr>
          <w:noProof/>
          <w:szCs w:val="24"/>
        </w:rPr>
        <w:tab/>
        <w:t>N. Liu, K. Kim, H.Y. Jeong, P.C. Hsu, Y. Cui, Z. Bao, Effect of Chemical Structure on Polymer-Templated Growth of Graphitic Nanoribbons, ACS Nano. 9 (2015) 9043–9049.</w:t>
      </w:r>
    </w:p>
    <w:p w14:paraId="05925F1C" w14:textId="1BA75696" w:rsidR="00536A31" w:rsidRPr="00536A31" w:rsidRDefault="00536A31" w:rsidP="00536A31">
      <w:pPr>
        <w:autoSpaceDE w:val="0"/>
        <w:autoSpaceDN w:val="0"/>
        <w:adjustRightInd w:val="0"/>
        <w:ind w:left="640" w:hanging="640"/>
        <w:rPr>
          <w:noProof/>
          <w:szCs w:val="24"/>
        </w:rPr>
      </w:pPr>
      <w:r w:rsidRPr="00536A31">
        <w:rPr>
          <w:noProof/>
          <w:szCs w:val="24"/>
        </w:rPr>
        <w:t>[16]</w:t>
      </w:r>
      <w:r w:rsidRPr="00536A31">
        <w:rPr>
          <w:noProof/>
          <w:szCs w:val="24"/>
        </w:rPr>
        <w:tab/>
        <w:t>A. Allaoui, S.V. Hoa, M.D. Pugh, The electronic transport properties and microstructure of carbon nanofiber/epoxy composites, Compos. Sci. Technol. 68 (2008) 410–416.</w:t>
      </w:r>
    </w:p>
    <w:p w14:paraId="5B576F77" w14:textId="7DB17D7F" w:rsidR="00536A31" w:rsidRPr="00536A31" w:rsidRDefault="00536A31" w:rsidP="00536A31">
      <w:pPr>
        <w:autoSpaceDE w:val="0"/>
        <w:autoSpaceDN w:val="0"/>
        <w:adjustRightInd w:val="0"/>
        <w:ind w:left="640" w:hanging="640"/>
        <w:rPr>
          <w:noProof/>
          <w:szCs w:val="24"/>
        </w:rPr>
      </w:pPr>
      <w:r w:rsidRPr="00536A31">
        <w:rPr>
          <w:noProof/>
          <w:szCs w:val="24"/>
        </w:rPr>
        <w:t>[17]</w:t>
      </w:r>
      <w:r w:rsidRPr="00536A31">
        <w:rPr>
          <w:noProof/>
          <w:szCs w:val="24"/>
        </w:rPr>
        <w:tab/>
        <w:t>M. Ghazinejad, S. Holmberg, O. Pilloni, L. Oropeza-Ramos, M. Madou, Graphitizing Non-graphitizable Carbons by Stress-induced Routes, Sci. Rep. 7 (2017) 16551.</w:t>
      </w:r>
    </w:p>
    <w:p w14:paraId="445C0E35" w14:textId="353D3502" w:rsidR="00536A31" w:rsidRPr="00536A31" w:rsidRDefault="00536A31" w:rsidP="00536A31">
      <w:pPr>
        <w:autoSpaceDE w:val="0"/>
        <w:autoSpaceDN w:val="0"/>
        <w:adjustRightInd w:val="0"/>
        <w:ind w:left="640" w:hanging="640"/>
        <w:rPr>
          <w:noProof/>
          <w:szCs w:val="24"/>
        </w:rPr>
      </w:pPr>
      <w:r w:rsidRPr="00536A31">
        <w:rPr>
          <w:noProof/>
          <w:szCs w:val="24"/>
        </w:rPr>
        <w:t>[18]</w:t>
      </w:r>
      <w:r w:rsidRPr="00536A31">
        <w:rPr>
          <w:noProof/>
          <w:szCs w:val="24"/>
        </w:rPr>
        <w:tab/>
        <w:t>T. Maitra, S. Sharma, A. Srivastava, Y.K. Cho, M. Madou, A. Sharma, Improved graphitization and electrical conductivity of suspended carbon nanofibers derived from carbon nanotube/polyacrylonitrile composites by directed electrospinning, Carbon N. Y. 50 (2012) 1753–1761.</w:t>
      </w:r>
    </w:p>
    <w:p w14:paraId="1A99E943" w14:textId="6AA31882" w:rsidR="00536A31" w:rsidRPr="00536A31" w:rsidRDefault="00536A31" w:rsidP="00536A31">
      <w:pPr>
        <w:autoSpaceDE w:val="0"/>
        <w:autoSpaceDN w:val="0"/>
        <w:adjustRightInd w:val="0"/>
        <w:ind w:left="640" w:hanging="640"/>
        <w:rPr>
          <w:noProof/>
          <w:szCs w:val="24"/>
        </w:rPr>
      </w:pPr>
      <w:r w:rsidRPr="00536A31">
        <w:rPr>
          <w:noProof/>
          <w:szCs w:val="24"/>
        </w:rPr>
        <w:t>[19]</w:t>
      </w:r>
      <w:r w:rsidRPr="00536A31">
        <w:rPr>
          <w:noProof/>
          <w:szCs w:val="24"/>
        </w:rPr>
        <w:tab/>
        <w:t>D. Mattia, M.P. Rossi, B.M. Kim, G. Korneva, H.H. Bau, Y. Gogotsi, Effect of Graphitization on the Wettability and Electrical Conductivity of CVD-Carbon Nanotubes and Films, J. Phys. Chem. B. 110 (2006) 9850–9855.</w:t>
      </w:r>
    </w:p>
    <w:p w14:paraId="1D96794C" w14:textId="52AFB79B" w:rsidR="00536A31" w:rsidRPr="00536A31" w:rsidRDefault="00536A31" w:rsidP="00536A31">
      <w:pPr>
        <w:autoSpaceDE w:val="0"/>
        <w:autoSpaceDN w:val="0"/>
        <w:adjustRightInd w:val="0"/>
        <w:ind w:left="640" w:hanging="640"/>
        <w:rPr>
          <w:noProof/>
          <w:szCs w:val="24"/>
        </w:rPr>
      </w:pPr>
      <w:r w:rsidRPr="00536A31">
        <w:rPr>
          <w:noProof/>
          <w:szCs w:val="24"/>
        </w:rPr>
        <w:t>[20]</w:t>
      </w:r>
      <w:r w:rsidRPr="00536A31">
        <w:rPr>
          <w:noProof/>
          <w:szCs w:val="24"/>
        </w:rPr>
        <w:tab/>
        <w:t>S. Holmberg, M. Ghazinejad, E. Cho, D. George, B. Pollack, A. Perebikovsky, R. Ragan, M. Madou, Stress-activated pyrolytic carbon nanofibers for electrochemical platforms, Electrochim. Acta. 290 (2018) 639–648.</w:t>
      </w:r>
    </w:p>
    <w:p w14:paraId="30B816CD" w14:textId="03DAF817" w:rsidR="00536A31" w:rsidRPr="00536A31" w:rsidRDefault="00536A31" w:rsidP="00536A31">
      <w:pPr>
        <w:autoSpaceDE w:val="0"/>
        <w:autoSpaceDN w:val="0"/>
        <w:adjustRightInd w:val="0"/>
        <w:ind w:left="640" w:hanging="640"/>
        <w:rPr>
          <w:noProof/>
          <w:szCs w:val="24"/>
        </w:rPr>
      </w:pPr>
      <w:r w:rsidRPr="00536A31">
        <w:rPr>
          <w:noProof/>
          <w:szCs w:val="24"/>
        </w:rPr>
        <w:t>[21]</w:t>
      </w:r>
      <w:r w:rsidRPr="00536A31">
        <w:rPr>
          <w:noProof/>
          <w:szCs w:val="24"/>
        </w:rPr>
        <w:tab/>
        <w:t>M. Yoonessi, J.R. Gaier, M. Sahimi, T.L. Daulton, R.B. Kaner, M.A. Meador, Fabrication of Graphene–Polyimide Nanocomposites with Superior Electrical Conductivity, ACS Appl. Mater. Interfaces. 9 (2017) 43230–43238.</w:t>
      </w:r>
    </w:p>
    <w:p w14:paraId="214F872C" w14:textId="0C1456FF" w:rsidR="00536A31" w:rsidRPr="00536A31" w:rsidRDefault="00536A31" w:rsidP="00536A31">
      <w:pPr>
        <w:autoSpaceDE w:val="0"/>
        <w:autoSpaceDN w:val="0"/>
        <w:adjustRightInd w:val="0"/>
        <w:ind w:left="640" w:hanging="640"/>
        <w:rPr>
          <w:noProof/>
          <w:szCs w:val="24"/>
        </w:rPr>
      </w:pPr>
      <w:r w:rsidRPr="00536A31">
        <w:rPr>
          <w:noProof/>
          <w:szCs w:val="24"/>
        </w:rPr>
        <w:t>[22]</w:t>
      </w:r>
      <w:r w:rsidRPr="00536A31">
        <w:rPr>
          <w:noProof/>
          <w:szCs w:val="24"/>
        </w:rPr>
        <w:tab/>
        <w:t>B. Xue, Y. Zou, Y. Yang, A photochemical approach for preparing graphene and fabrication of SU-8/graphene composite conductive micropatterns, Mater. Des. 132 (2017) 505–511.</w:t>
      </w:r>
    </w:p>
    <w:p w14:paraId="03016E84" w14:textId="351AE531" w:rsidR="00536A31" w:rsidRPr="00536A31" w:rsidRDefault="00536A31" w:rsidP="00536A31">
      <w:pPr>
        <w:autoSpaceDE w:val="0"/>
        <w:autoSpaceDN w:val="0"/>
        <w:adjustRightInd w:val="0"/>
        <w:ind w:left="640" w:hanging="640"/>
        <w:rPr>
          <w:noProof/>
          <w:szCs w:val="24"/>
        </w:rPr>
      </w:pPr>
      <w:r w:rsidRPr="00536A31">
        <w:rPr>
          <w:noProof/>
          <w:szCs w:val="24"/>
        </w:rPr>
        <w:t>[23]</w:t>
      </w:r>
      <w:r w:rsidRPr="00536A31">
        <w:rPr>
          <w:noProof/>
          <w:szCs w:val="24"/>
        </w:rPr>
        <w:tab/>
        <w:t>B. Pramanick, M. Vazquez-Pinon, A. Torres-Castro, S.O. Martinez-Chapaa, M. Madou, Effect of pyrolysis process parameters on electrical, physical, chemical and electro-chemical properties of SU-8-derived carbon structures fabricated using the C-MEMS process, Mater. Today Proc. 5 (2018) 9669–9682.</w:t>
      </w:r>
    </w:p>
    <w:p w14:paraId="68F97506" w14:textId="591391A8" w:rsidR="00536A31" w:rsidRPr="00536A31" w:rsidRDefault="00536A31" w:rsidP="00536A31">
      <w:pPr>
        <w:autoSpaceDE w:val="0"/>
        <w:autoSpaceDN w:val="0"/>
        <w:adjustRightInd w:val="0"/>
        <w:ind w:left="640" w:hanging="640"/>
        <w:rPr>
          <w:noProof/>
          <w:szCs w:val="24"/>
        </w:rPr>
      </w:pPr>
      <w:r w:rsidRPr="00536A31">
        <w:rPr>
          <w:noProof/>
          <w:szCs w:val="24"/>
        </w:rPr>
        <w:t>[24]</w:t>
      </w:r>
      <w:r w:rsidRPr="00536A31">
        <w:rPr>
          <w:noProof/>
          <w:szCs w:val="24"/>
        </w:rPr>
        <w:tab/>
        <w:t>J.-Y. Lee, J.-M. Jung, D.-Y. Kim, Y.S. Lee, C.-H. Jung, K. Shin, J.-H. Choi, Preparation of Conductive Carbon Films from Poly(vinyl alcohol) by Chemical Pre-Treatment and Pyrolysis, J. Nanosci. Nanotechnol. 17 (2017) 5481–5484.</w:t>
      </w:r>
    </w:p>
    <w:p w14:paraId="450B546D" w14:textId="3237768D" w:rsidR="00536A31" w:rsidRPr="00536A31" w:rsidRDefault="00536A31" w:rsidP="00536A31">
      <w:pPr>
        <w:autoSpaceDE w:val="0"/>
        <w:autoSpaceDN w:val="0"/>
        <w:adjustRightInd w:val="0"/>
        <w:ind w:left="640" w:hanging="640"/>
        <w:rPr>
          <w:noProof/>
          <w:szCs w:val="24"/>
        </w:rPr>
      </w:pPr>
      <w:r w:rsidRPr="00536A31">
        <w:rPr>
          <w:noProof/>
          <w:szCs w:val="24"/>
        </w:rPr>
        <w:t>[25]</w:t>
      </w:r>
      <w:r w:rsidRPr="00536A31">
        <w:rPr>
          <w:noProof/>
          <w:szCs w:val="24"/>
        </w:rPr>
        <w:tab/>
        <w:t>Y.M. Hassan, C. Caviglia, S. Hemanth, D.M.A. Mackenzie, T.S. Alstrøm, D.H. Petersen, S.S. Keller, High temperature SU-8 pyrolysis for fabrication of carbon electrodes, J. Anal. Appl. Pyrolysis. 125 (2017) 91–99.</w:t>
      </w:r>
    </w:p>
    <w:p w14:paraId="5EB2C3FF" w14:textId="68704DB8" w:rsidR="00536A31" w:rsidRPr="00536A31" w:rsidRDefault="00536A31" w:rsidP="00536A31">
      <w:pPr>
        <w:autoSpaceDE w:val="0"/>
        <w:autoSpaceDN w:val="0"/>
        <w:adjustRightInd w:val="0"/>
        <w:ind w:left="640" w:hanging="640"/>
        <w:rPr>
          <w:noProof/>
          <w:szCs w:val="24"/>
        </w:rPr>
      </w:pPr>
      <w:r w:rsidRPr="00536A31">
        <w:rPr>
          <w:noProof/>
          <w:szCs w:val="24"/>
        </w:rPr>
        <w:t>[26]</w:t>
      </w:r>
      <w:r w:rsidRPr="00536A31">
        <w:rPr>
          <w:noProof/>
          <w:szCs w:val="24"/>
        </w:rPr>
        <w:tab/>
        <w:t>S. Mamidi, M. Kakunuri, C.S. Sharma, Fabrication of SU-8 Derived Three-Dimensional Carbon Microelectrodes as High Capacity Anodes for Lithium-Ion Batteries, ECS Trans. 85 (2018) 21–27.</w:t>
      </w:r>
    </w:p>
    <w:p w14:paraId="0B15E4C8" w14:textId="585074CD" w:rsidR="00536A31" w:rsidRPr="00536A31" w:rsidRDefault="00536A31" w:rsidP="00536A31">
      <w:pPr>
        <w:autoSpaceDE w:val="0"/>
        <w:autoSpaceDN w:val="0"/>
        <w:adjustRightInd w:val="0"/>
        <w:ind w:left="640" w:hanging="640"/>
        <w:rPr>
          <w:noProof/>
          <w:szCs w:val="24"/>
        </w:rPr>
      </w:pPr>
      <w:r w:rsidRPr="00536A31">
        <w:rPr>
          <w:noProof/>
          <w:szCs w:val="24"/>
        </w:rPr>
        <w:t>[27]</w:t>
      </w:r>
      <w:r w:rsidRPr="00536A31">
        <w:rPr>
          <w:noProof/>
          <w:szCs w:val="24"/>
        </w:rPr>
        <w:tab/>
        <w:t>S. Sharma, Glassy Carbon: A Promising Material for Micro- and Nanomanufacturing, Materials (Basel). 11 (2018) 1857.</w:t>
      </w:r>
    </w:p>
    <w:p w14:paraId="61F689A5" w14:textId="3BB27DDD" w:rsidR="00536A31" w:rsidRDefault="00536A31" w:rsidP="00536A31">
      <w:pPr>
        <w:autoSpaceDE w:val="0"/>
        <w:autoSpaceDN w:val="0"/>
        <w:adjustRightInd w:val="0"/>
        <w:ind w:left="640" w:hanging="640"/>
        <w:rPr>
          <w:noProof/>
          <w:szCs w:val="24"/>
        </w:rPr>
      </w:pPr>
      <w:r w:rsidRPr="00536A31">
        <w:rPr>
          <w:noProof/>
          <w:szCs w:val="24"/>
        </w:rPr>
        <w:t>[28]</w:t>
      </w:r>
      <w:r w:rsidRPr="00536A31">
        <w:rPr>
          <w:noProof/>
          <w:szCs w:val="24"/>
        </w:rPr>
        <w:tab/>
        <w:t>A. Salazar, S. Hosseini, M. Sanchez-Domínguez, M.J. Madou, A. Montesinos-Castellanos, S.O. Martinez-Chapa, Sub-10 nm nanogap fabrication on suspended glassy carbon nanofibers, Microsystems Nanoeng. 6 (2020) 9.</w:t>
      </w:r>
    </w:p>
    <w:p w14:paraId="35335C7D" w14:textId="4A5809EC" w:rsidR="00A2575F" w:rsidRPr="00AB0FC7" w:rsidRDefault="00061385" w:rsidP="00AB0FC7">
      <w:pPr>
        <w:autoSpaceDE w:val="0"/>
        <w:autoSpaceDN w:val="0"/>
        <w:adjustRightInd w:val="0"/>
        <w:ind w:left="640" w:hanging="640"/>
        <w:rPr>
          <w:bCs/>
          <w:noProof/>
          <w:lang w:val="en-US"/>
        </w:rPr>
      </w:pPr>
      <w:r w:rsidRPr="00061385">
        <w:rPr>
          <w:noProof/>
        </w:rPr>
        <w:t>[29]</w:t>
      </w:r>
      <w:r w:rsidRPr="00061385">
        <w:rPr>
          <w:noProof/>
        </w:rPr>
        <w:tab/>
        <w:t xml:space="preserve">R. Martinez-Duarte, </w:t>
      </w:r>
      <w:r w:rsidRPr="00061385">
        <w:rPr>
          <w:bCs/>
          <w:noProof/>
          <w:lang w:val="en-US"/>
        </w:rPr>
        <w:t>SU-8 Photolithography as a Toolbox for Carbon MEMS, Micromachines</w:t>
      </w:r>
      <w:r>
        <w:rPr>
          <w:bCs/>
          <w:noProof/>
          <w:lang w:val="en-US"/>
        </w:rPr>
        <w:t xml:space="preserve">. 5 (2014) </w:t>
      </w:r>
      <w:r w:rsidRPr="00061385">
        <w:rPr>
          <w:bCs/>
          <w:noProof/>
          <w:lang w:val="en-US"/>
        </w:rPr>
        <w:t>766-782</w:t>
      </w:r>
      <w:r>
        <w:rPr>
          <w:bCs/>
          <w:noProof/>
          <w:lang w:val="en-US"/>
        </w:rPr>
        <w:t>.</w:t>
      </w:r>
    </w:p>
    <w:p w14:paraId="20C3318D" w14:textId="04FF1FD3" w:rsidR="00632CFF" w:rsidRPr="00467570" w:rsidRDefault="002B101A" w:rsidP="000D4043">
      <w:pPr>
        <w:rPr>
          <w:lang w:val="en-US"/>
        </w:rPr>
      </w:pPr>
      <w:r>
        <w:rPr>
          <w:lang w:val="en-US"/>
        </w:rPr>
        <w:fldChar w:fldCharType="end"/>
      </w:r>
    </w:p>
    <w:sectPr w:rsidR="00632CFF" w:rsidRPr="00467570" w:rsidSect="00AA6B0F">
      <w:headerReference w:type="first" r:id="rId1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02EAD" w14:textId="77777777" w:rsidR="00B70A24" w:rsidRDefault="00B70A24" w:rsidP="00AA6B0F">
      <w:r>
        <w:separator/>
      </w:r>
    </w:p>
  </w:endnote>
  <w:endnote w:type="continuationSeparator" w:id="0">
    <w:p w14:paraId="29B4047C" w14:textId="77777777" w:rsidR="00B70A24" w:rsidRDefault="00B70A24"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80000287" w:usb1="00000000" w:usb2="00000000" w:usb3="00000000" w:csb0="0000000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Cambria"/>
    <w:panose1 w:val="00000000000000000000"/>
    <w:charset w:val="00"/>
    <w:family w:val="roman"/>
    <w:notTrueType/>
    <w:pitch w:val="variable"/>
    <w:sig w:usb0="60000287" w:usb1="00000001" w:usb2="00000000" w:usb3="00000000" w:csb0="0000019F" w:csb1="00000000"/>
  </w:font>
  <w:font w:name="jmhvr">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AGRounded LT Bold">
    <w:altName w:val="Calibri"/>
    <w:charset w:val="00"/>
    <w:family w:val="moder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A1EC9" w14:textId="77777777" w:rsidR="00B70A24" w:rsidRDefault="00B70A24" w:rsidP="00AA6B0F">
      <w:r>
        <w:separator/>
      </w:r>
    </w:p>
  </w:footnote>
  <w:footnote w:type="continuationSeparator" w:id="0">
    <w:p w14:paraId="08E64B63" w14:textId="77777777" w:rsidR="00B70A24" w:rsidRDefault="00B70A24" w:rsidP="00AA6B0F">
      <w:r>
        <w:continuationSeparator/>
      </w:r>
    </w:p>
  </w:footnote>
  <w:footnote w:id="1">
    <w:p w14:paraId="2F80AC96" w14:textId="63D21AF3" w:rsidR="0069091A" w:rsidRDefault="0069091A" w:rsidP="00AA6B0F">
      <w:pPr>
        <w:pStyle w:val="Els-footnote"/>
        <w:ind w:firstLine="240"/>
      </w:pPr>
      <w:r>
        <w:t xml:space="preserve">* Corresponding author. Tel.: </w:t>
      </w:r>
      <w:r w:rsidRPr="004C134E">
        <w:t xml:space="preserve">+52 1 </w:t>
      </w:r>
      <w:r>
        <w:t>81 11706549.</w:t>
      </w:r>
    </w:p>
    <w:p w14:paraId="2F80AC97" w14:textId="250977E9" w:rsidR="0069091A" w:rsidRDefault="0069091A" w:rsidP="00AA6B0F">
      <w:pPr>
        <w:pStyle w:val="Els-footnote"/>
        <w:ind w:firstLine="240"/>
      </w:pPr>
      <w:r>
        <w:rPr>
          <w:i/>
          <w:iCs/>
        </w:rPr>
        <w:t>E-mail address:</w:t>
      </w:r>
      <w:r>
        <w:t xml:space="preserve"> alan.aguirre</w:t>
      </w:r>
      <w:r w:rsidRPr="0014072C">
        <w:t>@tec.mx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0AC88" w14:textId="77777777" w:rsidR="0069091A" w:rsidRDefault="0069091A" w:rsidP="00AA6B0F">
    <w:pPr>
      <w:pStyle w:val="Header"/>
    </w:pPr>
  </w:p>
  <w:tbl>
    <w:tblPr>
      <w:tblW w:w="9364" w:type="dxa"/>
      <w:tblInd w:w="108" w:type="dxa"/>
      <w:tblLayout w:type="fixed"/>
      <w:tblLook w:val="0000" w:firstRow="0" w:lastRow="0" w:firstColumn="0" w:lastColumn="0" w:noHBand="0" w:noVBand="0"/>
    </w:tblPr>
    <w:tblGrid>
      <w:gridCol w:w="1265"/>
      <w:gridCol w:w="5539"/>
      <w:gridCol w:w="2560"/>
    </w:tblGrid>
    <w:tr w:rsidR="0069091A" w14:paraId="2F80AC90" w14:textId="77777777" w:rsidTr="00AB35B9">
      <w:trPr>
        <w:trHeight w:val="1868"/>
      </w:trPr>
      <w:tc>
        <w:tcPr>
          <w:tcW w:w="1265" w:type="dxa"/>
        </w:tcPr>
        <w:p w14:paraId="2F80AC89" w14:textId="77777777" w:rsidR="0069091A" w:rsidRDefault="0069091A" w:rsidP="00AA6B0F">
          <w:pPr>
            <w:pStyle w:val="Header"/>
            <w:rPr>
              <w:sz w:val="10"/>
            </w:rPr>
          </w:pPr>
          <w:r>
            <w:rPr>
              <w:noProof/>
              <w:lang w:eastAsia="zh-CN"/>
            </w:rPr>
            <w:drawing>
              <wp:inline distT="0" distB="0" distL="0" distR="0" wp14:anchorId="2F80AC92" wp14:editId="2F80AC93">
                <wp:extent cx="638175" cy="758825"/>
                <wp:effectExtent l="0" t="0" r="9525" b="3175"/>
                <wp:docPr id="2"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2F80AC8A" w14:textId="77777777" w:rsidR="0069091A" w:rsidRDefault="0069091A" w:rsidP="00AA6B0F">
          <w:pPr>
            <w:pStyle w:val="Header"/>
            <w:spacing w:after="200"/>
            <w:jc w:val="center"/>
            <w:rPr>
              <w:rFonts w:ascii="Arial" w:hAnsi="Arial" w:cs="Arial"/>
              <w:i/>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14:paraId="2F80AC8B" w14:textId="77777777" w:rsidR="0069091A" w:rsidRDefault="0069091A" w:rsidP="00AA6B0F">
          <w:pPr>
            <w:pStyle w:val="Header"/>
            <w:jc w:val="center"/>
            <w:rPr>
              <w:rFonts w:ascii="VAGRounded LT Bold" w:hAnsi="VAGRounded LT Bold"/>
              <w:i/>
              <w:iCs/>
              <w:sz w:val="33"/>
              <w:szCs w:val="33"/>
              <w:lang w:val="en-IN" w:eastAsia="en-IN"/>
            </w:rPr>
          </w:pPr>
          <w:r w:rsidRPr="00EB0B77">
            <w:rPr>
              <w:rFonts w:ascii="VAGRounded LT Bold" w:hAnsi="VAGRounded LT Bold"/>
              <w:iCs/>
              <w:sz w:val="33"/>
              <w:szCs w:val="33"/>
              <w:lang w:val="en-IN" w:eastAsia="en-IN"/>
            </w:rPr>
            <w:t>ScienceDirect</w:t>
          </w:r>
        </w:p>
        <w:p w14:paraId="2F80AC8C" w14:textId="77777777" w:rsidR="0069091A" w:rsidRPr="002B679C" w:rsidRDefault="0069091A" w:rsidP="00AA6B0F">
          <w:pPr>
            <w:pStyle w:val="Header"/>
            <w:spacing w:before="200" w:line="200" w:lineRule="exact"/>
            <w:jc w:val="center"/>
            <w:rPr>
              <w:i/>
              <w:iCs/>
              <w:szCs w:val="16"/>
            </w:rPr>
          </w:pPr>
        </w:p>
      </w:tc>
      <w:tc>
        <w:tcPr>
          <w:tcW w:w="2560" w:type="dxa"/>
        </w:tcPr>
        <w:p w14:paraId="2F80AC8D" w14:textId="77777777" w:rsidR="0069091A" w:rsidRDefault="0069091A" w:rsidP="00AA6B0F">
          <w:pPr>
            <w:pStyle w:val="Header"/>
            <w:tabs>
              <w:tab w:val="left" w:pos="132"/>
              <w:tab w:val="left" w:pos="1932"/>
              <w:tab w:val="left" w:pos="2142"/>
            </w:tabs>
            <w:ind w:left="-122" w:firstLine="122"/>
            <w:jc w:val="right"/>
            <w:rPr>
              <w:i/>
              <w:iCs/>
            </w:rPr>
          </w:pPr>
        </w:p>
        <w:p w14:paraId="2F80AC8E" w14:textId="77777777" w:rsidR="0069091A" w:rsidRDefault="0069091A" w:rsidP="00AA6B0F">
          <w:pPr>
            <w:pStyle w:val="Header"/>
            <w:tabs>
              <w:tab w:val="left" w:pos="132"/>
              <w:tab w:val="left" w:pos="1932"/>
              <w:tab w:val="left" w:pos="2142"/>
            </w:tabs>
            <w:ind w:left="-122" w:firstLine="122"/>
            <w:jc w:val="right"/>
            <w:rPr>
              <w:i/>
              <w:iCs/>
            </w:rPr>
          </w:pPr>
          <w:r>
            <w:rPr>
              <w:i/>
              <w:iCs/>
              <w:noProof/>
              <w:lang w:eastAsia="zh-CN"/>
            </w:rPr>
            <w:drawing>
              <wp:inline distT="0" distB="0" distL="0" distR="0" wp14:anchorId="2F80AC94" wp14:editId="2F80AC95">
                <wp:extent cx="1411200" cy="4104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p w14:paraId="2F80AC8F" w14:textId="77777777" w:rsidR="0069091A" w:rsidRDefault="0069091A" w:rsidP="00AA6B0F">
          <w:pPr>
            <w:pStyle w:val="Header"/>
            <w:tabs>
              <w:tab w:val="left" w:pos="1932"/>
              <w:tab w:val="left" w:pos="2148"/>
            </w:tabs>
            <w:spacing w:before="160"/>
            <w:ind w:left="-125" w:firstLine="6"/>
            <w:jc w:val="right"/>
            <w:rPr>
              <w:i/>
              <w:iCs/>
            </w:rPr>
          </w:pPr>
        </w:p>
      </w:tc>
    </w:tr>
  </w:tbl>
  <w:p w14:paraId="2F80AC91" w14:textId="77777777" w:rsidR="0069091A" w:rsidRDefault="0069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aulio Cárdenas Benítez">
    <w15:presenceInfo w15:providerId="AD" w15:userId="S::braulio@tec.mx::d9e6e831-9da6-4fa4-8bca-5679d5819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0F"/>
    <w:rsid w:val="000015D0"/>
    <w:rsid w:val="000036CE"/>
    <w:rsid w:val="0000424E"/>
    <w:rsid w:val="0000483C"/>
    <w:rsid w:val="0000637B"/>
    <w:rsid w:val="00011C25"/>
    <w:rsid w:val="00013179"/>
    <w:rsid w:val="00013427"/>
    <w:rsid w:val="00013CBC"/>
    <w:rsid w:val="00014471"/>
    <w:rsid w:val="000149C5"/>
    <w:rsid w:val="00015080"/>
    <w:rsid w:val="0002656D"/>
    <w:rsid w:val="00030F6E"/>
    <w:rsid w:val="00031516"/>
    <w:rsid w:val="000315FF"/>
    <w:rsid w:val="00035361"/>
    <w:rsid w:val="0003730D"/>
    <w:rsid w:val="00040D65"/>
    <w:rsid w:val="00041A07"/>
    <w:rsid w:val="00043024"/>
    <w:rsid w:val="00046725"/>
    <w:rsid w:val="00054670"/>
    <w:rsid w:val="000549CC"/>
    <w:rsid w:val="00054B84"/>
    <w:rsid w:val="00055414"/>
    <w:rsid w:val="00055DCC"/>
    <w:rsid w:val="0005613C"/>
    <w:rsid w:val="00056B97"/>
    <w:rsid w:val="000604BB"/>
    <w:rsid w:val="000612D6"/>
    <w:rsid w:val="00061385"/>
    <w:rsid w:val="000616EA"/>
    <w:rsid w:val="00062208"/>
    <w:rsid w:val="0006412A"/>
    <w:rsid w:val="00066CBC"/>
    <w:rsid w:val="00066EDC"/>
    <w:rsid w:val="0007041F"/>
    <w:rsid w:val="000771C4"/>
    <w:rsid w:val="0008013C"/>
    <w:rsid w:val="00080419"/>
    <w:rsid w:val="00082A82"/>
    <w:rsid w:val="00084975"/>
    <w:rsid w:val="00084EC4"/>
    <w:rsid w:val="000861F0"/>
    <w:rsid w:val="00093B93"/>
    <w:rsid w:val="000946FF"/>
    <w:rsid w:val="00095DB4"/>
    <w:rsid w:val="000A02FB"/>
    <w:rsid w:val="000A03DA"/>
    <w:rsid w:val="000A385E"/>
    <w:rsid w:val="000A3A98"/>
    <w:rsid w:val="000B0792"/>
    <w:rsid w:val="000B2766"/>
    <w:rsid w:val="000B4C83"/>
    <w:rsid w:val="000B4E79"/>
    <w:rsid w:val="000B5A3A"/>
    <w:rsid w:val="000C10E5"/>
    <w:rsid w:val="000C3A4B"/>
    <w:rsid w:val="000C3B3B"/>
    <w:rsid w:val="000C439D"/>
    <w:rsid w:val="000C4BE6"/>
    <w:rsid w:val="000C529B"/>
    <w:rsid w:val="000C5620"/>
    <w:rsid w:val="000C5E47"/>
    <w:rsid w:val="000C5E9A"/>
    <w:rsid w:val="000C672F"/>
    <w:rsid w:val="000C6900"/>
    <w:rsid w:val="000D0F04"/>
    <w:rsid w:val="000D1309"/>
    <w:rsid w:val="000D149F"/>
    <w:rsid w:val="000D1602"/>
    <w:rsid w:val="000D1DFB"/>
    <w:rsid w:val="000D4043"/>
    <w:rsid w:val="000E1426"/>
    <w:rsid w:val="000E1738"/>
    <w:rsid w:val="000E2275"/>
    <w:rsid w:val="000E2A2C"/>
    <w:rsid w:val="000E3225"/>
    <w:rsid w:val="000E384C"/>
    <w:rsid w:val="000E3E22"/>
    <w:rsid w:val="000E4C49"/>
    <w:rsid w:val="000F10E0"/>
    <w:rsid w:val="000F37CA"/>
    <w:rsid w:val="000F55BA"/>
    <w:rsid w:val="000F60A7"/>
    <w:rsid w:val="000F6111"/>
    <w:rsid w:val="000F6A35"/>
    <w:rsid w:val="000F7A0B"/>
    <w:rsid w:val="000F7DCC"/>
    <w:rsid w:val="00100AF4"/>
    <w:rsid w:val="00101155"/>
    <w:rsid w:val="001024C3"/>
    <w:rsid w:val="001040D0"/>
    <w:rsid w:val="0010609B"/>
    <w:rsid w:val="00106CDC"/>
    <w:rsid w:val="00106FA8"/>
    <w:rsid w:val="001075D3"/>
    <w:rsid w:val="00107F31"/>
    <w:rsid w:val="00110253"/>
    <w:rsid w:val="00111143"/>
    <w:rsid w:val="001128AB"/>
    <w:rsid w:val="001129C3"/>
    <w:rsid w:val="00112E2F"/>
    <w:rsid w:val="00113046"/>
    <w:rsid w:val="001140D5"/>
    <w:rsid w:val="00117F28"/>
    <w:rsid w:val="00121700"/>
    <w:rsid w:val="00121A6E"/>
    <w:rsid w:val="00121C7A"/>
    <w:rsid w:val="0012312D"/>
    <w:rsid w:val="00126814"/>
    <w:rsid w:val="00127870"/>
    <w:rsid w:val="00127E06"/>
    <w:rsid w:val="00132EC6"/>
    <w:rsid w:val="00134099"/>
    <w:rsid w:val="001340F6"/>
    <w:rsid w:val="0014010C"/>
    <w:rsid w:val="0014072C"/>
    <w:rsid w:val="001421BE"/>
    <w:rsid w:val="0014713C"/>
    <w:rsid w:val="00147CD9"/>
    <w:rsid w:val="001510B8"/>
    <w:rsid w:val="00151460"/>
    <w:rsid w:val="0015683A"/>
    <w:rsid w:val="001573D2"/>
    <w:rsid w:val="001612DB"/>
    <w:rsid w:val="00162245"/>
    <w:rsid w:val="00163B21"/>
    <w:rsid w:val="00164454"/>
    <w:rsid w:val="00166EA8"/>
    <w:rsid w:val="00166F7B"/>
    <w:rsid w:val="00167282"/>
    <w:rsid w:val="001714F9"/>
    <w:rsid w:val="00171F4C"/>
    <w:rsid w:val="00175053"/>
    <w:rsid w:val="00175B6C"/>
    <w:rsid w:val="00175DAC"/>
    <w:rsid w:val="001812D4"/>
    <w:rsid w:val="001820F8"/>
    <w:rsid w:val="001832D7"/>
    <w:rsid w:val="00184BB4"/>
    <w:rsid w:val="00185054"/>
    <w:rsid w:val="00185258"/>
    <w:rsid w:val="00186CE5"/>
    <w:rsid w:val="001915E8"/>
    <w:rsid w:val="00191C02"/>
    <w:rsid w:val="00195E19"/>
    <w:rsid w:val="001963D9"/>
    <w:rsid w:val="001978F7"/>
    <w:rsid w:val="001A1710"/>
    <w:rsid w:val="001A38ED"/>
    <w:rsid w:val="001A3F3E"/>
    <w:rsid w:val="001A51AE"/>
    <w:rsid w:val="001A7DAB"/>
    <w:rsid w:val="001B15D9"/>
    <w:rsid w:val="001B1E41"/>
    <w:rsid w:val="001B2376"/>
    <w:rsid w:val="001B36CA"/>
    <w:rsid w:val="001B4054"/>
    <w:rsid w:val="001B65B5"/>
    <w:rsid w:val="001B6D3B"/>
    <w:rsid w:val="001C04A5"/>
    <w:rsid w:val="001C1A42"/>
    <w:rsid w:val="001C3285"/>
    <w:rsid w:val="001C71E0"/>
    <w:rsid w:val="001D652B"/>
    <w:rsid w:val="001D7BC5"/>
    <w:rsid w:val="001E5BFD"/>
    <w:rsid w:val="001E79C5"/>
    <w:rsid w:val="001F694D"/>
    <w:rsid w:val="00201BF3"/>
    <w:rsid w:val="002126B9"/>
    <w:rsid w:val="002141C0"/>
    <w:rsid w:val="0021448A"/>
    <w:rsid w:val="0021682C"/>
    <w:rsid w:val="00221D88"/>
    <w:rsid w:val="002223E0"/>
    <w:rsid w:val="00222AEC"/>
    <w:rsid w:val="002250B6"/>
    <w:rsid w:val="00230579"/>
    <w:rsid w:val="00231090"/>
    <w:rsid w:val="00232433"/>
    <w:rsid w:val="00232CCF"/>
    <w:rsid w:val="00233FCE"/>
    <w:rsid w:val="0023534E"/>
    <w:rsid w:val="00242557"/>
    <w:rsid w:val="00243042"/>
    <w:rsid w:val="00244DDA"/>
    <w:rsid w:val="00244F43"/>
    <w:rsid w:val="002458B2"/>
    <w:rsid w:val="002466A0"/>
    <w:rsid w:val="00251422"/>
    <w:rsid w:val="00251CE1"/>
    <w:rsid w:val="00251F74"/>
    <w:rsid w:val="00253383"/>
    <w:rsid w:val="0025392C"/>
    <w:rsid w:val="00256800"/>
    <w:rsid w:val="00256CED"/>
    <w:rsid w:val="00260927"/>
    <w:rsid w:val="002622BD"/>
    <w:rsid w:val="002632BA"/>
    <w:rsid w:val="00264842"/>
    <w:rsid w:val="00264AD5"/>
    <w:rsid w:val="00265465"/>
    <w:rsid w:val="00270244"/>
    <w:rsid w:val="00273C4C"/>
    <w:rsid w:val="00275A99"/>
    <w:rsid w:val="00276E41"/>
    <w:rsid w:val="00280236"/>
    <w:rsid w:val="00285B16"/>
    <w:rsid w:val="00287C2F"/>
    <w:rsid w:val="00287E4C"/>
    <w:rsid w:val="0029029F"/>
    <w:rsid w:val="00292CB6"/>
    <w:rsid w:val="00293AD8"/>
    <w:rsid w:val="00295CD4"/>
    <w:rsid w:val="0029646F"/>
    <w:rsid w:val="00296BEE"/>
    <w:rsid w:val="002A24C9"/>
    <w:rsid w:val="002A4503"/>
    <w:rsid w:val="002A51C5"/>
    <w:rsid w:val="002A5D21"/>
    <w:rsid w:val="002A6F63"/>
    <w:rsid w:val="002A71AF"/>
    <w:rsid w:val="002B101A"/>
    <w:rsid w:val="002B41EA"/>
    <w:rsid w:val="002B438D"/>
    <w:rsid w:val="002B7602"/>
    <w:rsid w:val="002B7749"/>
    <w:rsid w:val="002B7920"/>
    <w:rsid w:val="002C243D"/>
    <w:rsid w:val="002C2E65"/>
    <w:rsid w:val="002C3DC0"/>
    <w:rsid w:val="002C5039"/>
    <w:rsid w:val="002C7A9E"/>
    <w:rsid w:val="002C7EAF"/>
    <w:rsid w:val="002D008B"/>
    <w:rsid w:val="002D095C"/>
    <w:rsid w:val="002D2994"/>
    <w:rsid w:val="002D4139"/>
    <w:rsid w:val="002E075A"/>
    <w:rsid w:val="002E0D3F"/>
    <w:rsid w:val="002E14A7"/>
    <w:rsid w:val="002E1A4F"/>
    <w:rsid w:val="002E458A"/>
    <w:rsid w:val="002E5D2F"/>
    <w:rsid w:val="002F016C"/>
    <w:rsid w:val="002F1C67"/>
    <w:rsid w:val="002F4D94"/>
    <w:rsid w:val="002F6333"/>
    <w:rsid w:val="002F6FCE"/>
    <w:rsid w:val="002F7D43"/>
    <w:rsid w:val="0030070A"/>
    <w:rsid w:val="003031CB"/>
    <w:rsid w:val="00306655"/>
    <w:rsid w:val="00307888"/>
    <w:rsid w:val="00307A48"/>
    <w:rsid w:val="00307E64"/>
    <w:rsid w:val="003110A7"/>
    <w:rsid w:val="003117D5"/>
    <w:rsid w:val="00312247"/>
    <w:rsid w:val="003128F3"/>
    <w:rsid w:val="003129E5"/>
    <w:rsid w:val="00313482"/>
    <w:rsid w:val="0031746D"/>
    <w:rsid w:val="00317B5C"/>
    <w:rsid w:val="0032158B"/>
    <w:rsid w:val="00321C13"/>
    <w:rsid w:val="0032218D"/>
    <w:rsid w:val="00322FFC"/>
    <w:rsid w:val="00324446"/>
    <w:rsid w:val="00324553"/>
    <w:rsid w:val="00325D03"/>
    <w:rsid w:val="003261C3"/>
    <w:rsid w:val="00327459"/>
    <w:rsid w:val="00327788"/>
    <w:rsid w:val="00332577"/>
    <w:rsid w:val="00332666"/>
    <w:rsid w:val="003329EA"/>
    <w:rsid w:val="00332A4F"/>
    <w:rsid w:val="00333B70"/>
    <w:rsid w:val="00334058"/>
    <w:rsid w:val="003353F3"/>
    <w:rsid w:val="003407C9"/>
    <w:rsid w:val="00340875"/>
    <w:rsid w:val="00341939"/>
    <w:rsid w:val="003421C3"/>
    <w:rsid w:val="003437CE"/>
    <w:rsid w:val="00351DE7"/>
    <w:rsid w:val="00351E49"/>
    <w:rsid w:val="003535FA"/>
    <w:rsid w:val="00353658"/>
    <w:rsid w:val="00354883"/>
    <w:rsid w:val="00355933"/>
    <w:rsid w:val="00355B79"/>
    <w:rsid w:val="00356820"/>
    <w:rsid w:val="003604BA"/>
    <w:rsid w:val="003631C0"/>
    <w:rsid w:val="003670E3"/>
    <w:rsid w:val="00370882"/>
    <w:rsid w:val="0037091B"/>
    <w:rsid w:val="00370AA0"/>
    <w:rsid w:val="00370AB3"/>
    <w:rsid w:val="00371E5E"/>
    <w:rsid w:val="003730F4"/>
    <w:rsid w:val="0037413A"/>
    <w:rsid w:val="00381A18"/>
    <w:rsid w:val="00382571"/>
    <w:rsid w:val="00382F14"/>
    <w:rsid w:val="00384509"/>
    <w:rsid w:val="00384C3D"/>
    <w:rsid w:val="003902C6"/>
    <w:rsid w:val="00390596"/>
    <w:rsid w:val="0039115A"/>
    <w:rsid w:val="00395B0D"/>
    <w:rsid w:val="0039627D"/>
    <w:rsid w:val="003971A2"/>
    <w:rsid w:val="003A2AB7"/>
    <w:rsid w:val="003A3C20"/>
    <w:rsid w:val="003A3F4C"/>
    <w:rsid w:val="003A4779"/>
    <w:rsid w:val="003B00F4"/>
    <w:rsid w:val="003B07A5"/>
    <w:rsid w:val="003B1A0D"/>
    <w:rsid w:val="003B1F9C"/>
    <w:rsid w:val="003B47F7"/>
    <w:rsid w:val="003B4FCF"/>
    <w:rsid w:val="003C2E00"/>
    <w:rsid w:val="003C443F"/>
    <w:rsid w:val="003C536A"/>
    <w:rsid w:val="003C792B"/>
    <w:rsid w:val="003D02F0"/>
    <w:rsid w:val="003D158D"/>
    <w:rsid w:val="003D1765"/>
    <w:rsid w:val="003D3421"/>
    <w:rsid w:val="003D58AB"/>
    <w:rsid w:val="003D5F0F"/>
    <w:rsid w:val="003D6B6E"/>
    <w:rsid w:val="003D6D7C"/>
    <w:rsid w:val="003E0A76"/>
    <w:rsid w:val="003E125A"/>
    <w:rsid w:val="003E1CB3"/>
    <w:rsid w:val="003E2420"/>
    <w:rsid w:val="003E26C3"/>
    <w:rsid w:val="003E579A"/>
    <w:rsid w:val="003E5BB5"/>
    <w:rsid w:val="003F1EB5"/>
    <w:rsid w:val="003F465C"/>
    <w:rsid w:val="003F5262"/>
    <w:rsid w:val="003F692A"/>
    <w:rsid w:val="003F6D05"/>
    <w:rsid w:val="003F7747"/>
    <w:rsid w:val="004006EA"/>
    <w:rsid w:val="00401A31"/>
    <w:rsid w:val="00402488"/>
    <w:rsid w:val="00402919"/>
    <w:rsid w:val="004042D2"/>
    <w:rsid w:val="00405205"/>
    <w:rsid w:val="00407CDA"/>
    <w:rsid w:val="00412D4D"/>
    <w:rsid w:val="004130D2"/>
    <w:rsid w:val="004205A9"/>
    <w:rsid w:val="00424184"/>
    <w:rsid w:val="00426E5E"/>
    <w:rsid w:val="004274E1"/>
    <w:rsid w:val="00430614"/>
    <w:rsid w:val="00430781"/>
    <w:rsid w:val="004322F0"/>
    <w:rsid w:val="00432A6F"/>
    <w:rsid w:val="0043449E"/>
    <w:rsid w:val="0043588D"/>
    <w:rsid w:val="0043680A"/>
    <w:rsid w:val="004369AE"/>
    <w:rsid w:val="0044015E"/>
    <w:rsid w:val="00441D61"/>
    <w:rsid w:val="00443BE0"/>
    <w:rsid w:val="00444DF9"/>
    <w:rsid w:val="004452CB"/>
    <w:rsid w:val="00446156"/>
    <w:rsid w:val="00447068"/>
    <w:rsid w:val="00447B5D"/>
    <w:rsid w:val="004500B7"/>
    <w:rsid w:val="00450746"/>
    <w:rsid w:val="004528A7"/>
    <w:rsid w:val="004534C1"/>
    <w:rsid w:val="00455CAA"/>
    <w:rsid w:val="00456A7E"/>
    <w:rsid w:val="004572DA"/>
    <w:rsid w:val="00457DAC"/>
    <w:rsid w:val="00467402"/>
    <w:rsid w:val="00467570"/>
    <w:rsid w:val="00472C43"/>
    <w:rsid w:val="00482470"/>
    <w:rsid w:val="00485B37"/>
    <w:rsid w:val="00485DC8"/>
    <w:rsid w:val="00485DF4"/>
    <w:rsid w:val="004864F6"/>
    <w:rsid w:val="00490A65"/>
    <w:rsid w:val="004911B4"/>
    <w:rsid w:val="004915B4"/>
    <w:rsid w:val="00493428"/>
    <w:rsid w:val="004940A4"/>
    <w:rsid w:val="0049437C"/>
    <w:rsid w:val="00494DEF"/>
    <w:rsid w:val="004963B7"/>
    <w:rsid w:val="00496848"/>
    <w:rsid w:val="00496877"/>
    <w:rsid w:val="004971A5"/>
    <w:rsid w:val="004A291F"/>
    <w:rsid w:val="004A5798"/>
    <w:rsid w:val="004B0772"/>
    <w:rsid w:val="004B344C"/>
    <w:rsid w:val="004B353A"/>
    <w:rsid w:val="004B56F9"/>
    <w:rsid w:val="004C134E"/>
    <w:rsid w:val="004C1F6C"/>
    <w:rsid w:val="004C28E0"/>
    <w:rsid w:val="004C3E36"/>
    <w:rsid w:val="004C54E8"/>
    <w:rsid w:val="004D3838"/>
    <w:rsid w:val="004E116F"/>
    <w:rsid w:val="004E25E4"/>
    <w:rsid w:val="004E2B1F"/>
    <w:rsid w:val="004E4F98"/>
    <w:rsid w:val="004E5688"/>
    <w:rsid w:val="004E771E"/>
    <w:rsid w:val="004F0826"/>
    <w:rsid w:val="004F19FD"/>
    <w:rsid w:val="004F1C76"/>
    <w:rsid w:val="004F2297"/>
    <w:rsid w:val="004F2362"/>
    <w:rsid w:val="004F28A4"/>
    <w:rsid w:val="004F6FB2"/>
    <w:rsid w:val="005068C8"/>
    <w:rsid w:val="00506FCD"/>
    <w:rsid w:val="005079F1"/>
    <w:rsid w:val="00507AE9"/>
    <w:rsid w:val="00513CAF"/>
    <w:rsid w:val="005158D6"/>
    <w:rsid w:val="00521251"/>
    <w:rsid w:val="00525233"/>
    <w:rsid w:val="0052664B"/>
    <w:rsid w:val="005276D6"/>
    <w:rsid w:val="00530F93"/>
    <w:rsid w:val="00531E37"/>
    <w:rsid w:val="005320DD"/>
    <w:rsid w:val="00532947"/>
    <w:rsid w:val="00532EA3"/>
    <w:rsid w:val="00533064"/>
    <w:rsid w:val="00535AC4"/>
    <w:rsid w:val="00536A31"/>
    <w:rsid w:val="005400E0"/>
    <w:rsid w:val="0054078C"/>
    <w:rsid w:val="00543247"/>
    <w:rsid w:val="0054525B"/>
    <w:rsid w:val="00547744"/>
    <w:rsid w:val="00550458"/>
    <w:rsid w:val="0055313F"/>
    <w:rsid w:val="00560131"/>
    <w:rsid w:val="00561092"/>
    <w:rsid w:val="00561303"/>
    <w:rsid w:val="00561B9C"/>
    <w:rsid w:val="0056545A"/>
    <w:rsid w:val="005731BD"/>
    <w:rsid w:val="00573C88"/>
    <w:rsid w:val="00576457"/>
    <w:rsid w:val="00577181"/>
    <w:rsid w:val="005776FB"/>
    <w:rsid w:val="005800A7"/>
    <w:rsid w:val="00582D0C"/>
    <w:rsid w:val="00583A89"/>
    <w:rsid w:val="00583B7B"/>
    <w:rsid w:val="00584F4D"/>
    <w:rsid w:val="005852CB"/>
    <w:rsid w:val="005859DF"/>
    <w:rsid w:val="00586261"/>
    <w:rsid w:val="005872C2"/>
    <w:rsid w:val="0059248D"/>
    <w:rsid w:val="005929A4"/>
    <w:rsid w:val="00592CA1"/>
    <w:rsid w:val="00595F67"/>
    <w:rsid w:val="00596F01"/>
    <w:rsid w:val="005A7A12"/>
    <w:rsid w:val="005B1DD2"/>
    <w:rsid w:val="005B5DA6"/>
    <w:rsid w:val="005C068D"/>
    <w:rsid w:val="005C2E0D"/>
    <w:rsid w:val="005C3936"/>
    <w:rsid w:val="005C585A"/>
    <w:rsid w:val="005C65A6"/>
    <w:rsid w:val="005D0652"/>
    <w:rsid w:val="005D11A4"/>
    <w:rsid w:val="005D3318"/>
    <w:rsid w:val="005D38EE"/>
    <w:rsid w:val="005D4AE4"/>
    <w:rsid w:val="005D4EF9"/>
    <w:rsid w:val="005D727D"/>
    <w:rsid w:val="005D7BF0"/>
    <w:rsid w:val="005E10FF"/>
    <w:rsid w:val="005E1455"/>
    <w:rsid w:val="005E16F8"/>
    <w:rsid w:val="005E20EC"/>
    <w:rsid w:val="005E2629"/>
    <w:rsid w:val="005E6D91"/>
    <w:rsid w:val="005F3537"/>
    <w:rsid w:val="005F7047"/>
    <w:rsid w:val="005F71EE"/>
    <w:rsid w:val="00600BB6"/>
    <w:rsid w:val="006010E7"/>
    <w:rsid w:val="00601E36"/>
    <w:rsid w:val="00601F02"/>
    <w:rsid w:val="00602ED6"/>
    <w:rsid w:val="006038B3"/>
    <w:rsid w:val="006041B0"/>
    <w:rsid w:val="006065C1"/>
    <w:rsid w:val="00611B35"/>
    <w:rsid w:val="00612218"/>
    <w:rsid w:val="00612DAB"/>
    <w:rsid w:val="0061352C"/>
    <w:rsid w:val="00615000"/>
    <w:rsid w:val="006245FF"/>
    <w:rsid w:val="0062462C"/>
    <w:rsid w:val="0063028F"/>
    <w:rsid w:val="006323FC"/>
    <w:rsid w:val="0063292C"/>
    <w:rsid w:val="00632CFF"/>
    <w:rsid w:val="00634B59"/>
    <w:rsid w:val="006402FB"/>
    <w:rsid w:val="00641AC4"/>
    <w:rsid w:val="00643CED"/>
    <w:rsid w:val="0065158C"/>
    <w:rsid w:val="006568A6"/>
    <w:rsid w:val="00656DD5"/>
    <w:rsid w:val="0065721C"/>
    <w:rsid w:val="00660ED0"/>
    <w:rsid w:val="0066181A"/>
    <w:rsid w:val="00662593"/>
    <w:rsid w:val="00662945"/>
    <w:rsid w:val="0066366C"/>
    <w:rsid w:val="00665735"/>
    <w:rsid w:val="00670165"/>
    <w:rsid w:val="00670FFD"/>
    <w:rsid w:val="00673281"/>
    <w:rsid w:val="00673790"/>
    <w:rsid w:val="00682008"/>
    <w:rsid w:val="006832EE"/>
    <w:rsid w:val="00686C14"/>
    <w:rsid w:val="0069091A"/>
    <w:rsid w:val="00690FE8"/>
    <w:rsid w:val="00691CA1"/>
    <w:rsid w:val="006960AC"/>
    <w:rsid w:val="00697C75"/>
    <w:rsid w:val="006A15CD"/>
    <w:rsid w:val="006A21EB"/>
    <w:rsid w:val="006A225D"/>
    <w:rsid w:val="006A672B"/>
    <w:rsid w:val="006A69CE"/>
    <w:rsid w:val="006A7454"/>
    <w:rsid w:val="006B1634"/>
    <w:rsid w:val="006B3B5F"/>
    <w:rsid w:val="006B420F"/>
    <w:rsid w:val="006B445B"/>
    <w:rsid w:val="006B535B"/>
    <w:rsid w:val="006B5DF6"/>
    <w:rsid w:val="006C0E35"/>
    <w:rsid w:val="006C3633"/>
    <w:rsid w:val="006C3DBB"/>
    <w:rsid w:val="006C4C4A"/>
    <w:rsid w:val="006C53FF"/>
    <w:rsid w:val="006C72CC"/>
    <w:rsid w:val="006D057B"/>
    <w:rsid w:val="006D103A"/>
    <w:rsid w:val="006D1789"/>
    <w:rsid w:val="006D4AB2"/>
    <w:rsid w:val="006D52C4"/>
    <w:rsid w:val="006D7E3C"/>
    <w:rsid w:val="006E0C08"/>
    <w:rsid w:val="006E0C18"/>
    <w:rsid w:val="006E2FE5"/>
    <w:rsid w:val="006E3C25"/>
    <w:rsid w:val="006E45FD"/>
    <w:rsid w:val="006E5BFB"/>
    <w:rsid w:val="006E6A0A"/>
    <w:rsid w:val="006E70EC"/>
    <w:rsid w:val="006E7720"/>
    <w:rsid w:val="006F0814"/>
    <w:rsid w:val="006F142B"/>
    <w:rsid w:val="006F36D2"/>
    <w:rsid w:val="006F4155"/>
    <w:rsid w:val="006F52F3"/>
    <w:rsid w:val="006F68EF"/>
    <w:rsid w:val="0070041D"/>
    <w:rsid w:val="00700B78"/>
    <w:rsid w:val="00701B6E"/>
    <w:rsid w:val="00702DAE"/>
    <w:rsid w:val="007060BB"/>
    <w:rsid w:val="007112A3"/>
    <w:rsid w:val="00711BB4"/>
    <w:rsid w:val="00712363"/>
    <w:rsid w:val="007127EA"/>
    <w:rsid w:val="00713051"/>
    <w:rsid w:val="00720012"/>
    <w:rsid w:val="0072274F"/>
    <w:rsid w:val="00722F25"/>
    <w:rsid w:val="007232C5"/>
    <w:rsid w:val="00726474"/>
    <w:rsid w:val="007265E3"/>
    <w:rsid w:val="0073007E"/>
    <w:rsid w:val="0073107B"/>
    <w:rsid w:val="00731EA1"/>
    <w:rsid w:val="007326DB"/>
    <w:rsid w:val="00732CFB"/>
    <w:rsid w:val="0073376D"/>
    <w:rsid w:val="00733801"/>
    <w:rsid w:val="007345E6"/>
    <w:rsid w:val="00734A32"/>
    <w:rsid w:val="00734CE8"/>
    <w:rsid w:val="00736594"/>
    <w:rsid w:val="00740870"/>
    <w:rsid w:val="00741B37"/>
    <w:rsid w:val="007420D5"/>
    <w:rsid w:val="0074234B"/>
    <w:rsid w:val="00743161"/>
    <w:rsid w:val="00743B9C"/>
    <w:rsid w:val="00744E21"/>
    <w:rsid w:val="0074609A"/>
    <w:rsid w:val="00746CFD"/>
    <w:rsid w:val="007513B0"/>
    <w:rsid w:val="00753195"/>
    <w:rsid w:val="00753CBF"/>
    <w:rsid w:val="00753CF3"/>
    <w:rsid w:val="00753EB8"/>
    <w:rsid w:val="00756354"/>
    <w:rsid w:val="00760B86"/>
    <w:rsid w:val="00760C46"/>
    <w:rsid w:val="00763824"/>
    <w:rsid w:val="00764E8F"/>
    <w:rsid w:val="00765896"/>
    <w:rsid w:val="0076756C"/>
    <w:rsid w:val="00770446"/>
    <w:rsid w:val="007708B9"/>
    <w:rsid w:val="007710B3"/>
    <w:rsid w:val="00771890"/>
    <w:rsid w:val="00772118"/>
    <w:rsid w:val="007732F1"/>
    <w:rsid w:val="00773B13"/>
    <w:rsid w:val="00773B1B"/>
    <w:rsid w:val="00774F49"/>
    <w:rsid w:val="00777AB2"/>
    <w:rsid w:val="00777EAF"/>
    <w:rsid w:val="00780835"/>
    <w:rsid w:val="007811C8"/>
    <w:rsid w:val="007816B1"/>
    <w:rsid w:val="00781D12"/>
    <w:rsid w:val="00790B5B"/>
    <w:rsid w:val="00792B38"/>
    <w:rsid w:val="00796B21"/>
    <w:rsid w:val="007A2C4E"/>
    <w:rsid w:val="007A3D29"/>
    <w:rsid w:val="007A640E"/>
    <w:rsid w:val="007A7FE9"/>
    <w:rsid w:val="007B0E95"/>
    <w:rsid w:val="007B4E2F"/>
    <w:rsid w:val="007B60F8"/>
    <w:rsid w:val="007B6729"/>
    <w:rsid w:val="007C2E94"/>
    <w:rsid w:val="007C32E3"/>
    <w:rsid w:val="007C387B"/>
    <w:rsid w:val="007C43F8"/>
    <w:rsid w:val="007C6E53"/>
    <w:rsid w:val="007D3809"/>
    <w:rsid w:val="007D6FC8"/>
    <w:rsid w:val="007E0185"/>
    <w:rsid w:val="007E02CD"/>
    <w:rsid w:val="007E095A"/>
    <w:rsid w:val="007E10F8"/>
    <w:rsid w:val="007E141B"/>
    <w:rsid w:val="007E18C9"/>
    <w:rsid w:val="007E191E"/>
    <w:rsid w:val="007E29D5"/>
    <w:rsid w:val="007E4C19"/>
    <w:rsid w:val="007E5981"/>
    <w:rsid w:val="007E692B"/>
    <w:rsid w:val="007E7BDE"/>
    <w:rsid w:val="007F08A6"/>
    <w:rsid w:val="007F186B"/>
    <w:rsid w:val="007F2828"/>
    <w:rsid w:val="007F404D"/>
    <w:rsid w:val="007F5C8E"/>
    <w:rsid w:val="008013E2"/>
    <w:rsid w:val="00802CD4"/>
    <w:rsid w:val="00803DEA"/>
    <w:rsid w:val="00803E6C"/>
    <w:rsid w:val="00806263"/>
    <w:rsid w:val="00807C51"/>
    <w:rsid w:val="00813692"/>
    <w:rsid w:val="0081373B"/>
    <w:rsid w:val="00814770"/>
    <w:rsid w:val="00817683"/>
    <w:rsid w:val="00817724"/>
    <w:rsid w:val="00817EC5"/>
    <w:rsid w:val="008232BC"/>
    <w:rsid w:val="00827980"/>
    <w:rsid w:val="00830B8D"/>
    <w:rsid w:val="00830D5C"/>
    <w:rsid w:val="0083201A"/>
    <w:rsid w:val="008327C4"/>
    <w:rsid w:val="008334B4"/>
    <w:rsid w:val="00833C68"/>
    <w:rsid w:val="00835275"/>
    <w:rsid w:val="0084040F"/>
    <w:rsid w:val="00845A7C"/>
    <w:rsid w:val="00846D42"/>
    <w:rsid w:val="00850C61"/>
    <w:rsid w:val="00852680"/>
    <w:rsid w:val="00852FA1"/>
    <w:rsid w:val="00853522"/>
    <w:rsid w:val="008538F1"/>
    <w:rsid w:val="00853AAE"/>
    <w:rsid w:val="00856CBC"/>
    <w:rsid w:val="008614CB"/>
    <w:rsid w:val="00863843"/>
    <w:rsid w:val="00864658"/>
    <w:rsid w:val="00870B0B"/>
    <w:rsid w:val="00870BC3"/>
    <w:rsid w:val="008718BB"/>
    <w:rsid w:val="00874E0E"/>
    <w:rsid w:val="008754E3"/>
    <w:rsid w:val="00876ED4"/>
    <w:rsid w:val="0088601B"/>
    <w:rsid w:val="00886406"/>
    <w:rsid w:val="00892E1A"/>
    <w:rsid w:val="008937B8"/>
    <w:rsid w:val="00896659"/>
    <w:rsid w:val="008A03E8"/>
    <w:rsid w:val="008A1F0B"/>
    <w:rsid w:val="008A2ABD"/>
    <w:rsid w:val="008A43FA"/>
    <w:rsid w:val="008A5CCF"/>
    <w:rsid w:val="008B0405"/>
    <w:rsid w:val="008B112B"/>
    <w:rsid w:val="008B305A"/>
    <w:rsid w:val="008B3CDE"/>
    <w:rsid w:val="008B513B"/>
    <w:rsid w:val="008B53DA"/>
    <w:rsid w:val="008B64C7"/>
    <w:rsid w:val="008C07C9"/>
    <w:rsid w:val="008C2943"/>
    <w:rsid w:val="008C4511"/>
    <w:rsid w:val="008C4EC7"/>
    <w:rsid w:val="008C5AD2"/>
    <w:rsid w:val="008C6F17"/>
    <w:rsid w:val="008C7F63"/>
    <w:rsid w:val="008D0727"/>
    <w:rsid w:val="008D111B"/>
    <w:rsid w:val="008D1F62"/>
    <w:rsid w:val="008D4709"/>
    <w:rsid w:val="008D4D5D"/>
    <w:rsid w:val="008D4F99"/>
    <w:rsid w:val="008E0668"/>
    <w:rsid w:val="008E1341"/>
    <w:rsid w:val="008E3A09"/>
    <w:rsid w:val="008E4D31"/>
    <w:rsid w:val="008E628C"/>
    <w:rsid w:val="008E64F2"/>
    <w:rsid w:val="008E70A7"/>
    <w:rsid w:val="008F0045"/>
    <w:rsid w:val="008F0716"/>
    <w:rsid w:val="008F08A4"/>
    <w:rsid w:val="008F0CC9"/>
    <w:rsid w:val="008F3743"/>
    <w:rsid w:val="008F3F39"/>
    <w:rsid w:val="008F755E"/>
    <w:rsid w:val="008F75FD"/>
    <w:rsid w:val="0090468A"/>
    <w:rsid w:val="00904C7F"/>
    <w:rsid w:val="00912FF4"/>
    <w:rsid w:val="00913489"/>
    <w:rsid w:val="00913BE8"/>
    <w:rsid w:val="00915198"/>
    <w:rsid w:val="00915560"/>
    <w:rsid w:val="00915D5C"/>
    <w:rsid w:val="00917A3E"/>
    <w:rsid w:val="0092203C"/>
    <w:rsid w:val="00924B5D"/>
    <w:rsid w:val="00925EBF"/>
    <w:rsid w:val="009261CC"/>
    <w:rsid w:val="00930AA3"/>
    <w:rsid w:val="009313EA"/>
    <w:rsid w:val="009321AD"/>
    <w:rsid w:val="00936D97"/>
    <w:rsid w:val="00945569"/>
    <w:rsid w:val="00946804"/>
    <w:rsid w:val="00947173"/>
    <w:rsid w:val="0094785F"/>
    <w:rsid w:val="00950631"/>
    <w:rsid w:val="00952438"/>
    <w:rsid w:val="00952BB8"/>
    <w:rsid w:val="00954783"/>
    <w:rsid w:val="00954F44"/>
    <w:rsid w:val="00955215"/>
    <w:rsid w:val="0095651C"/>
    <w:rsid w:val="009576D4"/>
    <w:rsid w:val="00962A5D"/>
    <w:rsid w:val="00963F43"/>
    <w:rsid w:val="00964436"/>
    <w:rsid w:val="009662BE"/>
    <w:rsid w:val="00966807"/>
    <w:rsid w:val="00971FF8"/>
    <w:rsid w:val="00974CE8"/>
    <w:rsid w:val="00974D8C"/>
    <w:rsid w:val="00982263"/>
    <w:rsid w:val="009825F3"/>
    <w:rsid w:val="00985A83"/>
    <w:rsid w:val="0099142C"/>
    <w:rsid w:val="00991E20"/>
    <w:rsid w:val="00994A91"/>
    <w:rsid w:val="00994FE7"/>
    <w:rsid w:val="009A098B"/>
    <w:rsid w:val="009A0ABC"/>
    <w:rsid w:val="009A3E55"/>
    <w:rsid w:val="009B1DC4"/>
    <w:rsid w:val="009B44D4"/>
    <w:rsid w:val="009B558E"/>
    <w:rsid w:val="009B5E2D"/>
    <w:rsid w:val="009B7627"/>
    <w:rsid w:val="009C00CF"/>
    <w:rsid w:val="009C0397"/>
    <w:rsid w:val="009C0DA0"/>
    <w:rsid w:val="009C3297"/>
    <w:rsid w:val="009C40B4"/>
    <w:rsid w:val="009C4FE5"/>
    <w:rsid w:val="009C75E1"/>
    <w:rsid w:val="009D1402"/>
    <w:rsid w:val="009D4EFF"/>
    <w:rsid w:val="009D5870"/>
    <w:rsid w:val="009D6FA4"/>
    <w:rsid w:val="009E0057"/>
    <w:rsid w:val="009E20E6"/>
    <w:rsid w:val="009E4AB2"/>
    <w:rsid w:val="009E6043"/>
    <w:rsid w:val="009F3F06"/>
    <w:rsid w:val="009F48EB"/>
    <w:rsid w:val="009F6935"/>
    <w:rsid w:val="009F7063"/>
    <w:rsid w:val="00A026B9"/>
    <w:rsid w:val="00A037A8"/>
    <w:rsid w:val="00A04ADC"/>
    <w:rsid w:val="00A06DC2"/>
    <w:rsid w:val="00A11145"/>
    <w:rsid w:val="00A12346"/>
    <w:rsid w:val="00A13E46"/>
    <w:rsid w:val="00A15CD4"/>
    <w:rsid w:val="00A17DA3"/>
    <w:rsid w:val="00A207AC"/>
    <w:rsid w:val="00A2085C"/>
    <w:rsid w:val="00A22286"/>
    <w:rsid w:val="00A25442"/>
    <w:rsid w:val="00A2575F"/>
    <w:rsid w:val="00A2659E"/>
    <w:rsid w:val="00A27B8E"/>
    <w:rsid w:val="00A27BFF"/>
    <w:rsid w:val="00A30A3A"/>
    <w:rsid w:val="00A322C7"/>
    <w:rsid w:val="00A32A6E"/>
    <w:rsid w:val="00A32CA3"/>
    <w:rsid w:val="00A33131"/>
    <w:rsid w:val="00A34632"/>
    <w:rsid w:val="00A357CB"/>
    <w:rsid w:val="00A40302"/>
    <w:rsid w:val="00A4322A"/>
    <w:rsid w:val="00A4343B"/>
    <w:rsid w:val="00A45A71"/>
    <w:rsid w:val="00A50701"/>
    <w:rsid w:val="00A5105D"/>
    <w:rsid w:val="00A53E4A"/>
    <w:rsid w:val="00A55CE4"/>
    <w:rsid w:val="00A5605E"/>
    <w:rsid w:val="00A571A0"/>
    <w:rsid w:val="00A6114A"/>
    <w:rsid w:val="00A612CF"/>
    <w:rsid w:val="00A6310B"/>
    <w:rsid w:val="00A631B2"/>
    <w:rsid w:val="00A64369"/>
    <w:rsid w:val="00A6446B"/>
    <w:rsid w:val="00A64A6F"/>
    <w:rsid w:val="00A66105"/>
    <w:rsid w:val="00A7015C"/>
    <w:rsid w:val="00A7029C"/>
    <w:rsid w:val="00A70F3F"/>
    <w:rsid w:val="00A74E98"/>
    <w:rsid w:val="00A75CF9"/>
    <w:rsid w:val="00A77CB5"/>
    <w:rsid w:val="00A80B27"/>
    <w:rsid w:val="00A8303A"/>
    <w:rsid w:val="00A83635"/>
    <w:rsid w:val="00A83DD9"/>
    <w:rsid w:val="00A84842"/>
    <w:rsid w:val="00A8576C"/>
    <w:rsid w:val="00A872AF"/>
    <w:rsid w:val="00A900E9"/>
    <w:rsid w:val="00A90126"/>
    <w:rsid w:val="00A90632"/>
    <w:rsid w:val="00A90DCA"/>
    <w:rsid w:val="00A920A1"/>
    <w:rsid w:val="00A9299F"/>
    <w:rsid w:val="00A92C5B"/>
    <w:rsid w:val="00A9319C"/>
    <w:rsid w:val="00A95A9B"/>
    <w:rsid w:val="00A963A2"/>
    <w:rsid w:val="00A966B4"/>
    <w:rsid w:val="00A96BF4"/>
    <w:rsid w:val="00A978CE"/>
    <w:rsid w:val="00AA2E01"/>
    <w:rsid w:val="00AA6B0F"/>
    <w:rsid w:val="00AA753B"/>
    <w:rsid w:val="00AA7A17"/>
    <w:rsid w:val="00AB0FC7"/>
    <w:rsid w:val="00AB2588"/>
    <w:rsid w:val="00AB35B9"/>
    <w:rsid w:val="00AB4B43"/>
    <w:rsid w:val="00AC06D6"/>
    <w:rsid w:val="00AC0A75"/>
    <w:rsid w:val="00AC1055"/>
    <w:rsid w:val="00AC2EB4"/>
    <w:rsid w:val="00AC36E5"/>
    <w:rsid w:val="00AC4069"/>
    <w:rsid w:val="00AC4569"/>
    <w:rsid w:val="00AC5ED0"/>
    <w:rsid w:val="00AC665B"/>
    <w:rsid w:val="00AC7454"/>
    <w:rsid w:val="00AC74B2"/>
    <w:rsid w:val="00AC787F"/>
    <w:rsid w:val="00AC7BA5"/>
    <w:rsid w:val="00AD1F30"/>
    <w:rsid w:val="00AD3021"/>
    <w:rsid w:val="00AD556C"/>
    <w:rsid w:val="00AD6D8C"/>
    <w:rsid w:val="00AE12C3"/>
    <w:rsid w:val="00AE2DA8"/>
    <w:rsid w:val="00AE65D6"/>
    <w:rsid w:val="00AF3376"/>
    <w:rsid w:val="00AF4941"/>
    <w:rsid w:val="00AF52BF"/>
    <w:rsid w:val="00AF6EBF"/>
    <w:rsid w:val="00B00B0D"/>
    <w:rsid w:val="00B015A0"/>
    <w:rsid w:val="00B01F29"/>
    <w:rsid w:val="00B02E9D"/>
    <w:rsid w:val="00B03279"/>
    <w:rsid w:val="00B04366"/>
    <w:rsid w:val="00B04E53"/>
    <w:rsid w:val="00B060B3"/>
    <w:rsid w:val="00B0629E"/>
    <w:rsid w:val="00B12B73"/>
    <w:rsid w:val="00B138B1"/>
    <w:rsid w:val="00B13ACC"/>
    <w:rsid w:val="00B166FC"/>
    <w:rsid w:val="00B17D82"/>
    <w:rsid w:val="00B222CA"/>
    <w:rsid w:val="00B269FB"/>
    <w:rsid w:val="00B27663"/>
    <w:rsid w:val="00B27F2E"/>
    <w:rsid w:val="00B308C3"/>
    <w:rsid w:val="00B3325E"/>
    <w:rsid w:val="00B3348F"/>
    <w:rsid w:val="00B37034"/>
    <w:rsid w:val="00B40EA3"/>
    <w:rsid w:val="00B4226D"/>
    <w:rsid w:val="00B4314A"/>
    <w:rsid w:val="00B45638"/>
    <w:rsid w:val="00B45F1A"/>
    <w:rsid w:val="00B46536"/>
    <w:rsid w:val="00B524A5"/>
    <w:rsid w:val="00B53E25"/>
    <w:rsid w:val="00B56C4B"/>
    <w:rsid w:val="00B61445"/>
    <w:rsid w:val="00B623BA"/>
    <w:rsid w:val="00B633FC"/>
    <w:rsid w:val="00B66738"/>
    <w:rsid w:val="00B70A24"/>
    <w:rsid w:val="00B70AA1"/>
    <w:rsid w:val="00B7185E"/>
    <w:rsid w:val="00B7232E"/>
    <w:rsid w:val="00B7453B"/>
    <w:rsid w:val="00B74AE6"/>
    <w:rsid w:val="00B775C1"/>
    <w:rsid w:val="00B77CFE"/>
    <w:rsid w:val="00B81488"/>
    <w:rsid w:val="00B8430A"/>
    <w:rsid w:val="00B9083E"/>
    <w:rsid w:val="00B91219"/>
    <w:rsid w:val="00B9126B"/>
    <w:rsid w:val="00B91A5C"/>
    <w:rsid w:val="00B91C2F"/>
    <w:rsid w:val="00B920B1"/>
    <w:rsid w:val="00B94768"/>
    <w:rsid w:val="00B959BF"/>
    <w:rsid w:val="00BA0EEF"/>
    <w:rsid w:val="00BA11D5"/>
    <w:rsid w:val="00BA2B3F"/>
    <w:rsid w:val="00BA3EF8"/>
    <w:rsid w:val="00BA5698"/>
    <w:rsid w:val="00BA59DB"/>
    <w:rsid w:val="00BB0D1A"/>
    <w:rsid w:val="00BB0D67"/>
    <w:rsid w:val="00BB41DC"/>
    <w:rsid w:val="00BB43D0"/>
    <w:rsid w:val="00BB47C5"/>
    <w:rsid w:val="00BB5522"/>
    <w:rsid w:val="00BC0E4F"/>
    <w:rsid w:val="00BC120C"/>
    <w:rsid w:val="00BC4E72"/>
    <w:rsid w:val="00BC596A"/>
    <w:rsid w:val="00BC680E"/>
    <w:rsid w:val="00BD01C8"/>
    <w:rsid w:val="00BD1B6F"/>
    <w:rsid w:val="00BD7C00"/>
    <w:rsid w:val="00BE17B7"/>
    <w:rsid w:val="00BE1818"/>
    <w:rsid w:val="00BE24BB"/>
    <w:rsid w:val="00BE60A0"/>
    <w:rsid w:val="00BF0BDB"/>
    <w:rsid w:val="00BF1153"/>
    <w:rsid w:val="00BF11CD"/>
    <w:rsid w:val="00BF26DB"/>
    <w:rsid w:val="00BF6C14"/>
    <w:rsid w:val="00BF7D51"/>
    <w:rsid w:val="00C00EFF"/>
    <w:rsid w:val="00C014F0"/>
    <w:rsid w:val="00C03400"/>
    <w:rsid w:val="00C04957"/>
    <w:rsid w:val="00C05A82"/>
    <w:rsid w:val="00C10D6E"/>
    <w:rsid w:val="00C134B7"/>
    <w:rsid w:val="00C1485C"/>
    <w:rsid w:val="00C165BE"/>
    <w:rsid w:val="00C178FE"/>
    <w:rsid w:val="00C17D39"/>
    <w:rsid w:val="00C20966"/>
    <w:rsid w:val="00C2412E"/>
    <w:rsid w:val="00C2650D"/>
    <w:rsid w:val="00C34240"/>
    <w:rsid w:val="00C35753"/>
    <w:rsid w:val="00C35CEB"/>
    <w:rsid w:val="00C35F06"/>
    <w:rsid w:val="00C3641D"/>
    <w:rsid w:val="00C4068F"/>
    <w:rsid w:val="00C4413B"/>
    <w:rsid w:val="00C539DA"/>
    <w:rsid w:val="00C54900"/>
    <w:rsid w:val="00C572DD"/>
    <w:rsid w:val="00C60DE2"/>
    <w:rsid w:val="00C621DC"/>
    <w:rsid w:val="00C64F57"/>
    <w:rsid w:val="00C650E3"/>
    <w:rsid w:val="00C6541E"/>
    <w:rsid w:val="00C6579C"/>
    <w:rsid w:val="00C7064A"/>
    <w:rsid w:val="00C70F9D"/>
    <w:rsid w:val="00C7219D"/>
    <w:rsid w:val="00C7239E"/>
    <w:rsid w:val="00C727FA"/>
    <w:rsid w:val="00C74973"/>
    <w:rsid w:val="00C75F9B"/>
    <w:rsid w:val="00C76B5C"/>
    <w:rsid w:val="00C8022C"/>
    <w:rsid w:val="00C808E3"/>
    <w:rsid w:val="00C819CC"/>
    <w:rsid w:val="00C841E6"/>
    <w:rsid w:val="00C84EBC"/>
    <w:rsid w:val="00C85EEF"/>
    <w:rsid w:val="00C86B63"/>
    <w:rsid w:val="00C86E46"/>
    <w:rsid w:val="00C90C4F"/>
    <w:rsid w:val="00C92908"/>
    <w:rsid w:val="00C97ED9"/>
    <w:rsid w:val="00CA02AE"/>
    <w:rsid w:val="00CA4472"/>
    <w:rsid w:val="00CA737F"/>
    <w:rsid w:val="00CB09B0"/>
    <w:rsid w:val="00CB2428"/>
    <w:rsid w:val="00CB2854"/>
    <w:rsid w:val="00CB3918"/>
    <w:rsid w:val="00CB60D4"/>
    <w:rsid w:val="00CB61AA"/>
    <w:rsid w:val="00CC14E8"/>
    <w:rsid w:val="00CC2B49"/>
    <w:rsid w:val="00CC3155"/>
    <w:rsid w:val="00CD2550"/>
    <w:rsid w:val="00CD4A03"/>
    <w:rsid w:val="00CD509F"/>
    <w:rsid w:val="00CD6E41"/>
    <w:rsid w:val="00CD75E1"/>
    <w:rsid w:val="00CE18B4"/>
    <w:rsid w:val="00CE2111"/>
    <w:rsid w:val="00CE3988"/>
    <w:rsid w:val="00CE6236"/>
    <w:rsid w:val="00CE6636"/>
    <w:rsid w:val="00CE6FCD"/>
    <w:rsid w:val="00CF0631"/>
    <w:rsid w:val="00CF098C"/>
    <w:rsid w:val="00CF2692"/>
    <w:rsid w:val="00CF305B"/>
    <w:rsid w:val="00CF3C31"/>
    <w:rsid w:val="00CF5425"/>
    <w:rsid w:val="00CF5AE9"/>
    <w:rsid w:val="00CF6B69"/>
    <w:rsid w:val="00D04C3A"/>
    <w:rsid w:val="00D04CD1"/>
    <w:rsid w:val="00D05CBE"/>
    <w:rsid w:val="00D0621D"/>
    <w:rsid w:val="00D11E74"/>
    <w:rsid w:val="00D12800"/>
    <w:rsid w:val="00D12BC2"/>
    <w:rsid w:val="00D13720"/>
    <w:rsid w:val="00D15ACC"/>
    <w:rsid w:val="00D15C0D"/>
    <w:rsid w:val="00D21952"/>
    <w:rsid w:val="00D21A4A"/>
    <w:rsid w:val="00D23C8D"/>
    <w:rsid w:val="00D24E1B"/>
    <w:rsid w:val="00D2724A"/>
    <w:rsid w:val="00D3062D"/>
    <w:rsid w:val="00D34344"/>
    <w:rsid w:val="00D40969"/>
    <w:rsid w:val="00D41CBC"/>
    <w:rsid w:val="00D41E48"/>
    <w:rsid w:val="00D42434"/>
    <w:rsid w:val="00D424E9"/>
    <w:rsid w:val="00D436F6"/>
    <w:rsid w:val="00D44E06"/>
    <w:rsid w:val="00D4770A"/>
    <w:rsid w:val="00D47814"/>
    <w:rsid w:val="00D47997"/>
    <w:rsid w:val="00D5124B"/>
    <w:rsid w:val="00D5523B"/>
    <w:rsid w:val="00D61911"/>
    <w:rsid w:val="00D62164"/>
    <w:rsid w:val="00D67371"/>
    <w:rsid w:val="00D70137"/>
    <w:rsid w:val="00D705B9"/>
    <w:rsid w:val="00D70951"/>
    <w:rsid w:val="00D70B8A"/>
    <w:rsid w:val="00D70FD0"/>
    <w:rsid w:val="00D718EB"/>
    <w:rsid w:val="00D71BC6"/>
    <w:rsid w:val="00D7323D"/>
    <w:rsid w:val="00D732CE"/>
    <w:rsid w:val="00D807F6"/>
    <w:rsid w:val="00D8114D"/>
    <w:rsid w:val="00D83B22"/>
    <w:rsid w:val="00D8448C"/>
    <w:rsid w:val="00D86CA6"/>
    <w:rsid w:val="00D877E9"/>
    <w:rsid w:val="00D90B20"/>
    <w:rsid w:val="00D91B29"/>
    <w:rsid w:val="00D95D33"/>
    <w:rsid w:val="00DA1082"/>
    <w:rsid w:val="00DA13E5"/>
    <w:rsid w:val="00DA1B5D"/>
    <w:rsid w:val="00DA27EB"/>
    <w:rsid w:val="00DA2F26"/>
    <w:rsid w:val="00DA3AAE"/>
    <w:rsid w:val="00DA6566"/>
    <w:rsid w:val="00DA7179"/>
    <w:rsid w:val="00DA7349"/>
    <w:rsid w:val="00DB08BF"/>
    <w:rsid w:val="00DB20E9"/>
    <w:rsid w:val="00DB229A"/>
    <w:rsid w:val="00DB3CEF"/>
    <w:rsid w:val="00DB4A5D"/>
    <w:rsid w:val="00DB7580"/>
    <w:rsid w:val="00DB7AB5"/>
    <w:rsid w:val="00DC497F"/>
    <w:rsid w:val="00DC55A5"/>
    <w:rsid w:val="00DC564A"/>
    <w:rsid w:val="00DC68FD"/>
    <w:rsid w:val="00DD07B2"/>
    <w:rsid w:val="00DD0E62"/>
    <w:rsid w:val="00DD10D7"/>
    <w:rsid w:val="00DD1E38"/>
    <w:rsid w:val="00DD3428"/>
    <w:rsid w:val="00DD3569"/>
    <w:rsid w:val="00DD591A"/>
    <w:rsid w:val="00DE0104"/>
    <w:rsid w:val="00DE3D98"/>
    <w:rsid w:val="00DE3F0C"/>
    <w:rsid w:val="00DE54C0"/>
    <w:rsid w:val="00DE6DA0"/>
    <w:rsid w:val="00DE7C1B"/>
    <w:rsid w:val="00DF427E"/>
    <w:rsid w:val="00DF43AB"/>
    <w:rsid w:val="00DF4E57"/>
    <w:rsid w:val="00DF52A8"/>
    <w:rsid w:val="00DF5901"/>
    <w:rsid w:val="00DF7C98"/>
    <w:rsid w:val="00E014FE"/>
    <w:rsid w:val="00E01BDE"/>
    <w:rsid w:val="00E030B5"/>
    <w:rsid w:val="00E06FEA"/>
    <w:rsid w:val="00E102EC"/>
    <w:rsid w:val="00E10C92"/>
    <w:rsid w:val="00E12566"/>
    <w:rsid w:val="00E146E4"/>
    <w:rsid w:val="00E16FB0"/>
    <w:rsid w:val="00E200B8"/>
    <w:rsid w:val="00E25432"/>
    <w:rsid w:val="00E307FC"/>
    <w:rsid w:val="00E3316C"/>
    <w:rsid w:val="00E34350"/>
    <w:rsid w:val="00E3532F"/>
    <w:rsid w:val="00E362D7"/>
    <w:rsid w:val="00E36861"/>
    <w:rsid w:val="00E40843"/>
    <w:rsid w:val="00E42D89"/>
    <w:rsid w:val="00E44E5C"/>
    <w:rsid w:val="00E504BD"/>
    <w:rsid w:val="00E5702B"/>
    <w:rsid w:val="00E606E4"/>
    <w:rsid w:val="00E60706"/>
    <w:rsid w:val="00E62D8B"/>
    <w:rsid w:val="00E67F2D"/>
    <w:rsid w:val="00E70388"/>
    <w:rsid w:val="00E72A62"/>
    <w:rsid w:val="00E74051"/>
    <w:rsid w:val="00E75CC3"/>
    <w:rsid w:val="00E765D4"/>
    <w:rsid w:val="00E77004"/>
    <w:rsid w:val="00E804A4"/>
    <w:rsid w:val="00E81025"/>
    <w:rsid w:val="00E823D6"/>
    <w:rsid w:val="00E82AA6"/>
    <w:rsid w:val="00E8387F"/>
    <w:rsid w:val="00E85BB0"/>
    <w:rsid w:val="00E910DE"/>
    <w:rsid w:val="00E94D65"/>
    <w:rsid w:val="00E96310"/>
    <w:rsid w:val="00E972A4"/>
    <w:rsid w:val="00E9743A"/>
    <w:rsid w:val="00EA1FEF"/>
    <w:rsid w:val="00EA4C78"/>
    <w:rsid w:val="00EA6D5C"/>
    <w:rsid w:val="00EB0594"/>
    <w:rsid w:val="00EB0D3E"/>
    <w:rsid w:val="00EB1089"/>
    <w:rsid w:val="00EB2025"/>
    <w:rsid w:val="00EB2E6A"/>
    <w:rsid w:val="00EB2F5A"/>
    <w:rsid w:val="00EB3BF6"/>
    <w:rsid w:val="00EB69DF"/>
    <w:rsid w:val="00EB69EA"/>
    <w:rsid w:val="00EB6ACD"/>
    <w:rsid w:val="00EB71A5"/>
    <w:rsid w:val="00EB7F57"/>
    <w:rsid w:val="00EC04B9"/>
    <w:rsid w:val="00EC23CA"/>
    <w:rsid w:val="00EC3763"/>
    <w:rsid w:val="00EC5372"/>
    <w:rsid w:val="00ED1091"/>
    <w:rsid w:val="00ED2F6D"/>
    <w:rsid w:val="00ED5825"/>
    <w:rsid w:val="00EE054E"/>
    <w:rsid w:val="00EE1851"/>
    <w:rsid w:val="00EE1CE0"/>
    <w:rsid w:val="00EE1E77"/>
    <w:rsid w:val="00EE2264"/>
    <w:rsid w:val="00EE388F"/>
    <w:rsid w:val="00EE5AEB"/>
    <w:rsid w:val="00EE60E3"/>
    <w:rsid w:val="00EE78CD"/>
    <w:rsid w:val="00EF1C1E"/>
    <w:rsid w:val="00EF2DF1"/>
    <w:rsid w:val="00EF553F"/>
    <w:rsid w:val="00EF6F53"/>
    <w:rsid w:val="00F0553A"/>
    <w:rsid w:val="00F06D99"/>
    <w:rsid w:val="00F07EB2"/>
    <w:rsid w:val="00F10888"/>
    <w:rsid w:val="00F13B2C"/>
    <w:rsid w:val="00F15CFF"/>
    <w:rsid w:val="00F15F2C"/>
    <w:rsid w:val="00F16668"/>
    <w:rsid w:val="00F20428"/>
    <w:rsid w:val="00F23853"/>
    <w:rsid w:val="00F24550"/>
    <w:rsid w:val="00F248B1"/>
    <w:rsid w:val="00F24AEF"/>
    <w:rsid w:val="00F26558"/>
    <w:rsid w:val="00F31326"/>
    <w:rsid w:val="00F31AF2"/>
    <w:rsid w:val="00F340FE"/>
    <w:rsid w:val="00F36645"/>
    <w:rsid w:val="00F40C02"/>
    <w:rsid w:val="00F41EBE"/>
    <w:rsid w:val="00F421C1"/>
    <w:rsid w:val="00F42C38"/>
    <w:rsid w:val="00F459AF"/>
    <w:rsid w:val="00F45EE8"/>
    <w:rsid w:val="00F4711C"/>
    <w:rsid w:val="00F55F7D"/>
    <w:rsid w:val="00F56142"/>
    <w:rsid w:val="00F601D1"/>
    <w:rsid w:val="00F6097E"/>
    <w:rsid w:val="00F60C72"/>
    <w:rsid w:val="00F62D4F"/>
    <w:rsid w:val="00F63AB6"/>
    <w:rsid w:val="00F65344"/>
    <w:rsid w:val="00F65745"/>
    <w:rsid w:val="00F70D0A"/>
    <w:rsid w:val="00F71583"/>
    <w:rsid w:val="00F72913"/>
    <w:rsid w:val="00F75571"/>
    <w:rsid w:val="00F76009"/>
    <w:rsid w:val="00F80826"/>
    <w:rsid w:val="00F84342"/>
    <w:rsid w:val="00F8529A"/>
    <w:rsid w:val="00F86C2C"/>
    <w:rsid w:val="00F90C10"/>
    <w:rsid w:val="00F911E1"/>
    <w:rsid w:val="00F92884"/>
    <w:rsid w:val="00F94B1B"/>
    <w:rsid w:val="00F970B3"/>
    <w:rsid w:val="00FA696D"/>
    <w:rsid w:val="00FB01A5"/>
    <w:rsid w:val="00FB29DE"/>
    <w:rsid w:val="00FB3DAA"/>
    <w:rsid w:val="00FB4BD4"/>
    <w:rsid w:val="00FB61A3"/>
    <w:rsid w:val="00FC58F0"/>
    <w:rsid w:val="00FC5E15"/>
    <w:rsid w:val="00FC70CF"/>
    <w:rsid w:val="00FC78D4"/>
    <w:rsid w:val="00FD16D8"/>
    <w:rsid w:val="00FD565B"/>
    <w:rsid w:val="00FD5A8C"/>
    <w:rsid w:val="00FD671D"/>
    <w:rsid w:val="00FE2003"/>
    <w:rsid w:val="00FE3E06"/>
    <w:rsid w:val="00FE5584"/>
    <w:rsid w:val="00FF26C4"/>
    <w:rsid w:val="00FF3443"/>
    <w:rsid w:val="00FF4E10"/>
    <w:rsid w:val="00FF5789"/>
    <w:rsid w:val="00FF5B21"/>
    <w:rsid w:val="00FF5B7F"/>
    <w:rsid w:val="00FF66B7"/>
    <w:rsid w:val="00FF718F"/>
    <w:rsid w:val="00FF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0AC3F"/>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 w:type="table" w:styleId="PlainTable2">
    <w:name w:val="Plain Table 2"/>
    <w:basedOn w:val="TableNormal"/>
    <w:uiPriority w:val="42"/>
    <w:rsid w:val="00971FF8"/>
    <w:pPr>
      <w:spacing w:after="0" w:line="240" w:lineRule="auto"/>
    </w:pPr>
    <w:rPr>
      <w:rFonts w:eastAsiaTheme="minorHAns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07F31"/>
    <w:rPr>
      <w:color w:val="808080"/>
    </w:rPr>
  </w:style>
  <w:style w:type="paragraph" w:styleId="BalloonText">
    <w:name w:val="Balloon Text"/>
    <w:basedOn w:val="Normal"/>
    <w:link w:val="BalloonTextChar"/>
    <w:uiPriority w:val="99"/>
    <w:semiHidden/>
    <w:unhideWhenUsed/>
    <w:rsid w:val="00963F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F43"/>
    <w:rPr>
      <w:rFonts w:ascii="Segoe UI" w:eastAsia="SimSun" w:hAnsi="Segoe UI" w:cs="Segoe UI"/>
      <w:sz w:val="18"/>
      <w:szCs w:val="18"/>
      <w:lang w:val="en-GB" w:eastAsia="en-US"/>
    </w:rPr>
  </w:style>
  <w:style w:type="character" w:styleId="CommentReference">
    <w:name w:val="annotation reference"/>
    <w:basedOn w:val="DefaultParagraphFont"/>
    <w:uiPriority w:val="99"/>
    <w:semiHidden/>
    <w:unhideWhenUsed/>
    <w:rsid w:val="00BB5522"/>
    <w:rPr>
      <w:sz w:val="16"/>
      <w:szCs w:val="16"/>
    </w:rPr>
  </w:style>
  <w:style w:type="paragraph" w:styleId="CommentSubject">
    <w:name w:val="annotation subject"/>
    <w:basedOn w:val="CommentText"/>
    <w:next w:val="CommentText"/>
    <w:link w:val="CommentSubjectChar"/>
    <w:uiPriority w:val="99"/>
    <w:semiHidden/>
    <w:unhideWhenUsed/>
    <w:rsid w:val="00BB5522"/>
    <w:rPr>
      <w:b/>
      <w:bCs/>
    </w:rPr>
  </w:style>
  <w:style w:type="character" w:customStyle="1" w:styleId="CommentSubjectChar">
    <w:name w:val="Comment Subject Char"/>
    <w:basedOn w:val="CommentTextChar"/>
    <w:link w:val="CommentSubject"/>
    <w:uiPriority w:val="99"/>
    <w:semiHidden/>
    <w:rsid w:val="00BB5522"/>
    <w:rPr>
      <w:rFonts w:ascii="Times New Roman" w:eastAsia="SimSun" w:hAnsi="Times New Roman" w:cs="Times New Roman"/>
      <w:b/>
      <w:bCs/>
      <w:sz w:val="20"/>
      <w:szCs w:val="20"/>
      <w:lang w:val="en-GB" w:eastAsia="en-US"/>
    </w:rPr>
  </w:style>
  <w:style w:type="paragraph" w:styleId="Revision">
    <w:name w:val="Revision"/>
    <w:hidden/>
    <w:uiPriority w:val="99"/>
    <w:semiHidden/>
    <w:rsid w:val="00B959BF"/>
    <w:pPr>
      <w:spacing w:after="0" w:line="240" w:lineRule="auto"/>
    </w:pPr>
    <w:rPr>
      <w:rFonts w:ascii="Times New Roman" w:eastAsia="SimSun" w:hAnsi="Times New Roman" w:cs="Times New Roman"/>
      <w:sz w:val="20"/>
      <w:szCs w:val="20"/>
      <w:lang w:val="en-GB" w:eastAsia="en-US"/>
    </w:rPr>
  </w:style>
  <w:style w:type="paragraph" w:styleId="NormalWeb">
    <w:name w:val="Normal (Web)"/>
    <w:basedOn w:val="Normal"/>
    <w:uiPriority w:val="99"/>
    <w:semiHidden/>
    <w:unhideWhenUsed/>
    <w:rsid w:val="0006138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750786">
      <w:bodyDiv w:val="1"/>
      <w:marLeft w:val="0"/>
      <w:marRight w:val="0"/>
      <w:marTop w:val="0"/>
      <w:marBottom w:val="0"/>
      <w:divBdr>
        <w:top w:val="none" w:sz="0" w:space="0" w:color="auto"/>
        <w:left w:val="none" w:sz="0" w:space="0" w:color="auto"/>
        <w:bottom w:val="none" w:sz="0" w:space="0" w:color="auto"/>
        <w:right w:val="none" w:sz="0" w:space="0" w:color="auto"/>
      </w:divBdr>
      <w:divsChild>
        <w:div w:id="1966504616">
          <w:marLeft w:val="0"/>
          <w:marRight w:val="0"/>
          <w:marTop w:val="0"/>
          <w:marBottom w:val="0"/>
          <w:divBdr>
            <w:top w:val="none" w:sz="0" w:space="0" w:color="auto"/>
            <w:left w:val="none" w:sz="0" w:space="0" w:color="auto"/>
            <w:bottom w:val="none" w:sz="0" w:space="0" w:color="auto"/>
            <w:right w:val="none" w:sz="0" w:space="0" w:color="auto"/>
          </w:divBdr>
          <w:divsChild>
            <w:div w:id="574127920">
              <w:marLeft w:val="0"/>
              <w:marRight w:val="0"/>
              <w:marTop w:val="0"/>
              <w:marBottom w:val="0"/>
              <w:divBdr>
                <w:top w:val="none" w:sz="0" w:space="0" w:color="auto"/>
                <w:left w:val="none" w:sz="0" w:space="0" w:color="auto"/>
                <w:bottom w:val="none" w:sz="0" w:space="0" w:color="auto"/>
                <w:right w:val="none" w:sz="0" w:space="0" w:color="auto"/>
              </w:divBdr>
              <w:divsChild>
                <w:div w:id="9808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269973">
      <w:bodyDiv w:val="1"/>
      <w:marLeft w:val="0"/>
      <w:marRight w:val="0"/>
      <w:marTop w:val="0"/>
      <w:marBottom w:val="0"/>
      <w:divBdr>
        <w:top w:val="none" w:sz="0" w:space="0" w:color="auto"/>
        <w:left w:val="none" w:sz="0" w:space="0" w:color="auto"/>
        <w:bottom w:val="none" w:sz="0" w:space="0" w:color="auto"/>
        <w:right w:val="none" w:sz="0" w:space="0" w:color="auto"/>
      </w:divBdr>
      <w:divsChild>
        <w:div w:id="400909755">
          <w:marLeft w:val="0"/>
          <w:marRight w:val="0"/>
          <w:marTop w:val="0"/>
          <w:marBottom w:val="0"/>
          <w:divBdr>
            <w:top w:val="none" w:sz="0" w:space="0" w:color="auto"/>
            <w:left w:val="none" w:sz="0" w:space="0" w:color="auto"/>
            <w:bottom w:val="none" w:sz="0" w:space="0" w:color="auto"/>
            <w:right w:val="none" w:sz="0" w:space="0" w:color="auto"/>
          </w:divBdr>
          <w:divsChild>
            <w:div w:id="514996268">
              <w:marLeft w:val="0"/>
              <w:marRight w:val="0"/>
              <w:marTop w:val="0"/>
              <w:marBottom w:val="0"/>
              <w:divBdr>
                <w:top w:val="none" w:sz="0" w:space="0" w:color="auto"/>
                <w:left w:val="none" w:sz="0" w:space="0" w:color="auto"/>
                <w:bottom w:val="none" w:sz="0" w:space="0" w:color="auto"/>
                <w:right w:val="none" w:sz="0" w:space="0" w:color="auto"/>
              </w:divBdr>
              <w:divsChild>
                <w:div w:id="4785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4763">
      <w:bodyDiv w:val="1"/>
      <w:marLeft w:val="0"/>
      <w:marRight w:val="0"/>
      <w:marTop w:val="0"/>
      <w:marBottom w:val="0"/>
      <w:divBdr>
        <w:top w:val="none" w:sz="0" w:space="0" w:color="auto"/>
        <w:left w:val="none" w:sz="0" w:space="0" w:color="auto"/>
        <w:bottom w:val="none" w:sz="0" w:space="0" w:color="auto"/>
        <w:right w:val="none" w:sz="0" w:space="0" w:color="auto"/>
      </w:divBdr>
    </w:div>
    <w:div w:id="214211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wmf"/><Relationship Id="rId2" Type="http://schemas.openxmlformats.org/officeDocument/2006/relationships/hyperlink" Target="http://www.sciencedirect.com/science/journal/22120173"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D2296-2EFB-0440-B7E2-8B0B8BB85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13</Pages>
  <Words>21355</Words>
  <Characters>121729</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Antonio Osamu Katagiri Tanaka</cp:lastModifiedBy>
  <cp:revision>1165</cp:revision>
  <dcterms:created xsi:type="dcterms:W3CDTF">2019-02-04T14:01:00Z</dcterms:created>
  <dcterms:modified xsi:type="dcterms:W3CDTF">2020-08-10T16:54:00Z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http://www.zotero.org/styles/dental-materials</vt:lpwstr>
  </property>
  <property fmtid="{D5CDD505-2E9C-101B-9397-08002B2CF9AE}" pid="13" name="Mendeley Recent Style Name 5_1">
    <vt:lpwstr>Dental Materials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http://www.zotero.org/styles/materials-today-proceedings</vt:lpwstr>
  </property>
  <property fmtid="{D5CDD505-2E9C-101B-9397-08002B2CF9AE}" pid="17" name="Mendeley Recent Style Name 7_1">
    <vt:lpwstr>Materials Today: Proceedings</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9910cb44-1ac8-3844-8796-b84f4010745c</vt:lpwstr>
  </property>
  <property fmtid="{D5CDD505-2E9C-101B-9397-08002B2CF9AE}" pid="24" name="Mendeley Citation Style_1">
    <vt:lpwstr>http://www.zotero.org/styles/materials-today-proceedings</vt:lpwstr>
  </property>
</Properties>
</file>